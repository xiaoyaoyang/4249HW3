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D584955" w14:textId="0D21FD2E" w:rsidR="00F8407E" w:rsidRDefault="00F8407E">
      <w:pPr>
        <w:pStyle w:val="10"/>
        <w:jc w:val="center"/>
        <w:rPr>
          <w:b/>
          <w:sz w:val="24"/>
          <w:szCs w:val="24"/>
          <w:lang w:eastAsia="zh-CN"/>
        </w:rPr>
      </w:pPr>
      <w:r>
        <w:rPr>
          <w:b/>
          <w:noProof/>
          <w:sz w:val="24"/>
          <w:szCs w:val="24"/>
          <w:lang w:eastAsia="zh-CN"/>
        </w:rPr>
        <w:drawing>
          <wp:anchor distT="0" distB="0" distL="114300" distR="114300" simplePos="0" relativeHeight="251693056" behindDoc="1" locked="0" layoutInCell="1" allowOverlap="1" wp14:anchorId="208879CE" wp14:editId="2633A3EA">
            <wp:simplePos x="0" y="0"/>
            <wp:positionH relativeFrom="column">
              <wp:posOffset>67310</wp:posOffset>
            </wp:positionH>
            <wp:positionV relativeFrom="paragraph">
              <wp:posOffset>-123825</wp:posOffset>
            </wp:positionV>
            <wp:extent cx="5828505" cy="1257300"/>
            <wp:effectExtent l="0" t="0" r="127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mart-logo.jpg"/>
                    <pic:cNvPicPr/>
                  </pic:nvPicPr>
                  <pic:blipFill>
                    <a:blip r:embed="rId8">
                      <a:extLst>
                        <a:ext uri="{28A0092B-C50C-407E-A947-70E740481C1C}">
                          <a14:useLocalDpi xmlns:a14="http://schemas.microsoft.com/office/drawing/2010/main" val="0"/>
                        </a:ext>
                      </a:extLst>
                    </a:blip>
                    <a:stretch>
                      <a:fillRect/>
                    </a:stretch>
                  </pic:blipFill>
                  <pic:spPr>
                    <a:xfrm>
                      <a:off x="0" y="0"/>
                      <a:ext cx="5828505" cy="1257300"/>
                    </a:xfrm>
                    <a:prstGeom prst="rect">
                      <a:avLst/>
                    </a:prstGeom>
                  </pic:spPr>
                </pic:pic>
              </a:graphicData>
            </a:graphic>
            <wp14:sizeRelH relativeFrom="page">
              <wp14:pctWidth>0</wp14:pctWidth>
            </wp14:sizeRelH>
            <wp14:sizeRelV relativeFrom="page">
              <wp14:pctHeight>0</wp14:pctHeight>
            </wp14:sizeRelV>
          </wp:anchor>
        </w:drawing>
      </w:r>
    </w:p>
    <w:p w14:paraId="0F01EBC4" w14:textId="77777777" w:rsidR="00F8407E" w:rsidRDefault="00F8407E">
      <w:pPr>
        <w:pStyle w:val="10"/>
        <w:jc w:val="center"/>
        <w:rPr>
          <w:b/>
          <w:sz w:val="24"/>
          <w:szCs w:val="24"/>
          <w:lang w:eastAsia="zh-CN"/>
        </w:rPr>
      </w:pPr>
    </w:p>
    <w:p w14:paraId="57BE8648" w14:textId="77777777" w:rsidR="00F8407E" w:rsidRDefault="00F8407E">
      <w:pPr>
        <w:pStyle w:val="10"/>
        <w:jc w:val="center"/>
        <w:rPr>
          <w:b/>
          <w:sz w:val="24"/>
          <w:szCs w:val="24"/>
          <w:lang w:eastAsia="zh-CN"/>
        </w:rPr>
      </w:pPr>
    </w:p>
    <w:p w14:paraId="43326E51" w14:textId="77777777" w:rsidR="00F8407E" w:rsidRDefault="00F8407E">
      <w:pPr>
        <w:pStyle w:val="10"/>
        <w:jc w:val="center"/>
        <w:rPr>
          <w:b/>
          <w:sz w:val="24"/>
          <w:szCs w:val="24"/>
          <w:lang w:eastAsia="zh-CN"/>
        </w:rPr>
      </w:pPr>
    </w:p>
    <w:p w14:paraId="00BF046D" w14:textId="77777777" w:rsidR="00F8407E" w:rsidRDefault="00F8407E">
      <w:pPr>
        <w:pStyle w:val="10"/>
        <w:jc w:val="center"/>
        <w:rPr>
          <w:b/>
          <w:sz w:val="24"/>
          <w:szCs w:val="24"/>
          <w:lang w:eastAsia="zh-CN"/>
        </w:rPr>
      </w:pPr>
    </w:p>
    <w:p w14:paraId="3B198BC3" w14:textId="77777777" w:rsidR="00F8407E" w:rsidRDefault="00F8407E">
      <w:pPr>
        <w:pStyle w:val="10"/>
        <w:jc w:val="center"/>
        <w:rPr>
          <w:b/>
          <w:sz w:val="24"/>
          <w:szCs w:val="24"/>
          <w:lang w:eastAsia="zh-CN"/>
        </w:rPr>
      </w:pPr>
    </w:p>
    <w:p w14:paraId="5E137A3A" w14:textId="77777777" w:rsidR="00F8407E" w:rsidRDefault="00F8407E">
      <w:pPr>
        <w:pStyle w:val="10"/>
        <w:jc w:val="center"/>
        <w:rPr>
          <w:b/>
          <w:sz w:val="24"/>
          <w:szCs w:val="24"/>
          <w:lang w:eastAsia="zh-CN"/>
        </w:rPr>
      </w:pPr>
    </w:p>
    <w:p w14:paraId="2C15AD9C" w14:textId="77777777" w:rsidR="00F8407E" w:rsidRDefault="00F8407E">
      <w:pPr>
        <w:pStyle w:val="10"/>
        <w:jc w:val="center"/>
        <w:rPr>
          <w:b/>
          <w:sz w:val="28"/>
          <w:szCs w:val="24"/>
          <w:lang w:eastAsia="zh-CN"/>
        </w:rPr>
      </w:pPr>
    </w:p>
    <w:p w14:paraId="14833DDD" w14:textId="77777777" w:rsidR="0025317E" w:rsidRDefault="0025317E" w:rsidP="007A6AF6">
      <w:pPr>
        <w:rPr>
          <w:lang w:eastAsia="zh-CN"/>
        </w:rPr>
      </w:pPr>
    </w:p>
    <w:p w14:paraId="396EC163" w14:textId="77777777" w:rsidR="0025317E" w:rsidRPr="00F8407E" w:rsidRDefault="0025317E" w:rsidP="007A6AF6">
      <w:pPr>
        <w:rPr>
          <w:rStyle w:val="a8"/>
          <w:rFonts w:ascii="Helvetica" w:hAnsi="Helvetica" w:cs="Helvetica"/>
          <w:b/>
          <w:bCs/>
          <w:color w:val="111111"/>
          <w:sz w:val="44"/>
          <w:szCs w:val="39"/>
        </w:rPr>
      </w:pPr>
      <w:r w:rsidRPr="00F8407E">
        <w:rPr>
          <w:rStyle w:val="a8"/>
          <w:rFonts w:ascii="Helvetica" w:hAnsi="Helvetica" w:cs="Helvetica" w:hint="eastAsia"/>
          <w:b/>
          <w:bCs/>
          <w:color w:val="111111"/>
          <w:sz w:val="44"/>
          <w:szCs w:val="39"/>
        </w:rPr>
        <w:t xml:space="preserve">Weekly </w:t>
      </w:r>
      <w:hyperlink r:id="rId9" w:history="1">
        <w:r w:rsidRPr="00F8407E">
          <w:rPr>
            <w:rStyle w:val="a8"/>
            <w:rFonts w:ascii="Helvetica" w:hAnsi="Helvetica" w:cs="Helvetica"/>
            <w:b/>
            <w:bCs/>
            <w:color w:val="111111"/>
            <w:sz w:val="44"/>
            <w:szCs w:val="39"/>
          </w:rPr>
          <w:t>Store Sales Forecasting</w:t>
        </w:r>
      </w:hyperlink>
      <w:r w:rsidRPr="00F8407E">
        <w:rPr>
          <w:rStyle w:val="a8"/>
          <w:rFonts w:ascii="Helvetica" w:hAnsi="Helvetica" w:cs="Helvetica" w:hint="eastAsia"/>
          <w:b/>
          <w:bCs/>
          <w:color w:val="111111"/>
          <w:sz w:val="44"/>
          <w:szCs w:val="39"/>
        </w:rPr>
        <w:t xml:space="preserve"> for </w:t>
      </w:r>
      <w:proofErr w:type="spellStart"/>
      <w:r w:rsidRPr="00F8407E">
        <w:rPr>
          <w:rStyle w:val="a8"/>
          <w:rFonts w:ascii="Helvetica" w:hAnsi="Helvetica" w:cs="Helvetica" w:hint="eastAsia"/>
          <w:b/>
          <w:bCs/>
          <w:color w:val="111111"/>
          <w:sz w:val="44"/>
          <w:szCs w:val="39"/>
        </w:rPr>
        <w:t>Walmart</w:t>
      </w:r>
      <w:proofErr w:type="spellEnd"/>
    </w:p>
    <w:p w14:paraId="09E8FF1C" w14:textId="77777777" w:rsidR="0025317E" w:rsidRDefault="0025317E" w:rsidP="0025317E">
      <w:pPr>
        <w:pStyle w:val="10"/>
        <w:rPr>
          <w:b/>
          <w:sz w:val="28"/>
          <w:szCs w:val="24"/>
          <w:lang w:eastAsia="zh-CN"/>
        </w:rPr>
      </w:pPr>
    </w:p>
    <w:p w14:paraId="4A270C27" w14:textId="77777777" w:rsidR="0025317E" w:rsidRDefault="0025317E">
      <w:pPr>
        <w:pStyle w:val="10"/>
        <w:jc w:val="center"/>
        <w:rPr>
          <w:b/>
          <w:sz w:val="28"/>
          <w:szCs w:val="24"/>
          <w:lang w:eastAsia="zh-CN"/>
        </w:rPr>
      </w:pPr>
    </w:p>
    <w:p w14:paraId="570A1905" w14:textId="77777777" w:rsidR="0025317E" w:rsidRDefault="0025317E">
      <w:pPr>
        <w:pStyle w:val="10"/>
        <w:jc w:val="center"/>
        <w:rPr>
          <w:b/>
          <w:sz w:val="28"/>
          <w:szCs w:val="24"/>
          <w:lang w:eastAsia="zh-CN"/>
        </w:rPr>
      </w:pPr>
    </w:p>
    <w:p w14:paraId="7E7FDF34" w14:textId="18891C92" w:rsidR="00F8407E" w:rsidRPr="00F8407E" w:rsidRDefault="00F8407E">
      <w:pPr>
        <w:pStyle w:val="10"/>
        <w:jc w:val="center"/>
        <w:rPr>
          <w:b/>
          <w:sz w:val="36"/>
          <w:szCs w:val="24"/>
          <w:lang w:eastAsia="zh-CN"/>
        </w:rPr>
      </w:pPr>
      <w:r w:rsidRPr="00F8407E">
        <w:rPr>
          <w:b/>
          <w:sz w:val="28"/>
          <w:szCs w:val="24"/>
          <w:lang w:eastAsia="zh-CN"/>
        </w:rPr>
        <w:t>Professor:</w:t>
      </w:r>
      <w:r w:rsidR="00F8296C" w:rsidRPr="00F8407E">
        <w:rPr>
          <w:b/>
          <w:sz w:val="28"/>
          <w:szCs w:val="24"/>
        </w:rPr>
        <w:t xml:space="preserve"> </w:t>
      </w:r>
      <w:r w:rsidR="00F8296C" w:rsidRPr="00F8407E">
        <w:rPr>
          <w:b/>
          <w:color w:val="333333"/>
          <w:sz w:val="28"/>
          <w:szCs w:val="24"/>
          <w:highlight w:val="white"/>
        </w:rPr>
        <w:t xml:space="preserve">Regina G </w:t>
      </w:r>
      <w:proofErr w:type="spellStart"/>
      <w:r w:rsidR="00F8296C" w:rsidRPr="00F8407E">
        <w:rPr>
          <w:b/>
          <w:color w:val="333333"/>
          <w:sz w:val="28"/>
          <w:szCs w:val="24"/>
          <w:highlight w:val="white"/>
        </w:rPr>
        <w:t>Dolgoarshinnykh</w:t>
      </w:r>
      <w:proofErr w:type="spellEnd"/>
    </w:p>
    <w:p w14:paraId="0AA2BD03" w14:textId="77777777" w:rsidR="00F8407E" w:rsidRPr="00F8407E" w:rsidRDefault="00F8407E">
      <w:pPr>
        <w:pStyle w:val="10"/>
        <w:jc w:val="center"/>
        <w:rPr>
          <w:b/>
          <w:sz w:val="40"/>
          <w:szCs w:val="24"/>
          <w:lang w:eastAsia="zh-CN"/>
        </w:rPr>
      </w:pPr>
    </w:p>
    <w:p w14:paraId="5F19CC21" w14:textId="7BB8E593" w:rsidR="00F8407E" w:rsidRPr="0025317E" w:rsidRDefault="00F8296C">
      <w:pPr>
        <w:pStyle w:val="10"/>
        <w:jc w:val="center"/>
        <w:rPr>
          <w:b/>
          <w:sz w:val="44"/>
          <w:szCs w:val="24"/>
          <w:lang w:eastAsia="zh-CN"/>
        </w:rPr>
      </w:pPr>
      <w:r w:rsidRPr="0025317E">
        <w:rPr>
          <w:b/>
          <w:sz w:val="44"/>
          <w:szCs w:val="24"/>
        </w:rPr>
        <w:t>Group 27</w:t>
      </w:r>
    </w:p>
    <w:p w14:paraId="7F4C4590" w14:textId="77777777" w:rsidR="00F8407E" w:rsidRDefault="00F8407E">
      <w:pPr>
        <w:pStyle w:val="10"/>
        <w:jc w:val="center"/>
        <w:rPr>
          <w:b/>
          <w:sz w:val="24"/>
          <w:szCs w:val="24"/>
          <w:lang w:eastAsia="zh-CN"/>
        </w:rPr>
      </w:pPr>
    </w:p>
    <w:p w14:paraId="2F78E77F" w14:textId="2B2FF4AE" w:rsidR="00A3421B" w:rsidRPr="00F8296C" w:rsidRDefault="00F8296C" w:rsidP="0025317E">
      <w:pPr>
        <w:pStyle w:val="10"/>
        <w:spacing w:after="240"/>
        <w:jc w:val="center"/>
        <w:rPr>
          <w:b/>
          <w:sz w:val="24"/>
          <w:szCs w:val="24"/>
          <w:lang w:eastAsia="zh-CN"/>
        </w:rPr>
      </w:pPr>
      <w:proofErr w:type="spellStart"/>
      <w:r w:rsidRPr="00F8296C">
        <w:rPr>
          <w:b/>
          <w:sz w:val="24"/>
          <w:szCs w:val="24"/>
        </w:rPr>
        <w:t>Xiaoyang</w:t>
      </w:r>
      <w:proofErr w:type="spellEnd"/>
      <w:r w:rsidRPr="00F8296C">
        <w:rPr>
          <w:b/>
          <w:sz w:val="24"/>
          <w:szCs w:val="24"/>
        </w:rPr>
        <w:t xml:space="preserve"> Yang </w:t>
      </w:r>
      <w:r w:rsidR="00F8407E">
        <w:rPr>
          <w:rFonts w:hint="eastAsia"/>
          <w:b/>
          <w:sz w:val="24"/>
          <w:szCs w:val="24"/>
          <w:lang w:eastAsia="zh-CN"/>
        </w:rPr>
        <w:t>(</w:t>
      </w:r>
      <w:r w:rsidRPr="00F8296C">
        <w:rPr>
          <w:b/>
          <w:sz w:val="24"/>
          <w:szCs w:val="24"/>
        </w:rPr>
        <w:t>xy2231</w:t>
      </w:r>
      <w:r w:rsidR="00F8407E">
        <w:rPr>
          <w:rFonts w:hint="eastAsia"/>
          <w:b/>
          <w:sz w:val="24"/>
          <w:szCs w:val="24"/>
          <w:lang w:eastAsia="zh-CN"/>
        </w:rPr>
        <w:t>)</w:t>
      </w:r>
    </w:p>
    <w:p w14:paraId="4C55B260" w14:textId="19C9E14E" w:rsidR="00A3421B" w:rsidRPr="00F8296C" w:rsidRDefault="00F8296C" w:rsidP="0025317E">
      <w:pPr>
        <w:pStyle w:val="10"/>
        <w:spacing w:after="240"/>
        <w:jc w:val="center"/>
        <w:rPr>
          <w:b/>
          <w:sz w:val="24"/>
          <w:szCs w:val="24"/>
          <w:lang w:eastAsia="zh-CN"/>
        </w:rPr>
      </w:pPr>
      <w:r w:rsidRPr="00F8296C">
        <w:rPr>
          <w:b/>
          <w:sz w:val="24"/>
          <w:szCs w:val="24"/>
        </w:rPr>
        <w:t xml:space="preserve">Fan Ye </w:t>
      </w:r>
      <w:r w:rsidR="00F8407E">
        <w:rPr>
          <w:rFonts w:hint="eastAsia"/>
          <w:b/>
          <w:sz w:val="24"/>
          <w:szCs w:val="24"/>
          <w:lang w:eastAsia="zh-CN"/>
        </w:rPr>
        <w:t>(</w:t>
      </w:r>
      <w:r w:rsidRPr="00F8296C">
        <w:rPr>
          <w:b/>
          <w:sz w:val="24"/>
          <w:szCs w:val="24"/>
        </w:rPr>
        <w:t>fy2188</w:t>
      </w:r>
      <w:r w:rsidR="00F8407E">
        <w:rPr>
          <w:rFonts w:hint="eastAsia"/>
          <w:b/>
          <w:sz w:val="24"/>
          <w:szCs w:val="24"/>
          <w:lang w:eastAsia="zh-CN"/>
        </w:rPr>
        <w:t>)</w:t>
      </w:r>
    </w:p>
    <w:p w14:paraId="0EA8FDE8" w14:textId="3C80AFEA" w:rsidR="00A3421B" w:rsidRPr="00F8296C" w:rsidRDefault="00F8296C" w:rsidP="0025317E">
      <w:pPr>
        <w:pStyle w:val="10"/>
        <w:spacing w:after="240"/>
        <w:jc w:val="center"/>
        <w:rPr>
          <w:b/>
          <w:sz w:val="24"/>
          <w:szCs w:val="24"/>
          <w:lang w:eastAsia="zh-CN"/>
        </w:rPr>
      </w:pPr>
      <w:proofErr w:type="spellStart"/>
      <w:r w:rsidRPr="00F8296C">
        <w:rPr>
          <w:b/>
          <w:sz w:val="24"/>
          <w:szCs w:val="24"/>
        </w:rPr>
        <w:t>Wenjia</w:t>
      </w:r>
      <w:proofErr w:type="spellEnd"/>
      <w:r w:rsidRPr="00F8296C">
        <w:rPr>
          <w:b/>
          <w:sz w:val="24"/>
          <w:szCs w:val="24"/>
        </w:rPr>
        <w:t xml:space="preserve"> Cao </w:t>
      </w:r>
      <w:r w:rsidR="00F8407E">
        <w:rPr>
          <w:rFonts w:hint="eastAsia"/>
          <w:b/>
          <w:sz w:val="24"/>
          <w:szCs w:val="24"/>
          <w:lang w:eastAsia="zh-CN"/>
        </w:rPr>
        <w:t>(</w:t>
      </w:r>
      <w:r w:rsidRPr="00F8296C">
        <w:rPr>
          <w:b/>
          <w:sz w:val="24"/>
          <w:szCs w:val="24"/>
        </w:rPr>
        <w:t>wc2477</w:t>
      </w:r>
      <w:r w:rsidR="00F8407E">
        <w:rPr>
          <w:rFonts w:hint="eastAsia"/>
          <w:b/>
          <w:sz w:val="24"/>
          <w:szCs w:val="24"/>
          <w:lang w:eastAsia="zh-CN"/>
        </w:rPr>
        <w:t>)</w:t>
      </w:r>
    </w:p>
    <w:p w14:paraId="0421742B" w14:textId="2B20846B" w:rsidR="00A3421B" w:rsidRPr="00F8296C" w:rsidRDefault="00F8296C" w:rsidP="0025317E">
      <w:pPr>
        <w:pStyle w:val="10"/>
        <w:spacing w:after="240"/>
        <w:jc w:val="center"/>
        <w:rPr>
          <w:b/>
          <w:sz w:val="24"/>
          <w:szCs w:val="24"/>
          <w:lang w:eastAsia="zh-CN"/>
        </w:rPr>
      </w:pPr>
      <w:proofErr w:type="spellStart"/>
      <w:r w:rsidRPr="00F8296C">
        <w:rPr>
          <w:b/>
          <w:sz w:val="24"/>
          <w:szCs w:val="24"/>
        </w:rPr>
        <w:t>Chenyun</w:t>
      </w:r>
      <w:proofErr w:type="spellEnd"/>
      <w:r w:rsidRPr="00F8296C">
        <w:rPr>
          <w:b/>
          <w:sz w:val="24"/>
          <w:szCs w:val="24"/>
        </w:rPr>
        <w:t xml:space="preserve"> Zhao </w:t>
      </w:r>
      <w:r w:rsidR="00F8407E">
        <w:rPr>
          <w:rFonts w:hint="eastAsia"/>
          <w:b/>
          <w:sz w:val="24"/>
          <w:szCs w:val="24"/>
          <w:lang w:eastAsia="zh-CN"/>
        </w:rPr>
        <w:t>(</w:t>
      </w:r>
      <w:r w:rsidRPr="00F8296C">
        <w:rPr>
          <w:b/>
          <w:sz w:val="24"/>
          <w:szCs w:val="24"/>
        </w:rPr>
        <w:t>cz2321</w:t>
      </w:r>
      <w:r w:rsidR="00F8407E">
        <w:rPr>
          <w:rFonts w:hint="eastAsia"/>
          <w:b/>
          <w:sz w:val="24"/>
          <w:szCs w:val="24"/>
          <w:lang w:eastAsia="zh-CN"/>
        </w:rPr>
        <w:t>)</w:t>
      </w:r>
    </w:p>
    <w:p w14:paraId="127242A8" w14:textId="18955123" w:rsidR="00A3421B" w:rsidRPr="00F8296C" w:rsidRDefault="00F8296C" w:rsidP="0025317E">
      <w:pPr>
        <w:pStyle w:val="10"/>
        <w:spacing w:after="240"/>
        <w:jc w:val="center"/>
        <w:rPr>
          <w:b/>
          <w:sz w:val="24"/>
          <w:szCs w:val="24"/>
          <w:lang w:eastAsia="zh-CN"/>
        </w:rPr>
      </w:pPr>
      <w:r w:rsidRPr="00F8296C">
        <w:rPr>
          <w:b/>
          <w:sz w:val="24"/>
          <w:szCs w:val="24"/>
        </w:rPr>
        <w:t xml:space="preserve">Xiaoran Wang </w:t>
      </w:r>
      <w:r w:rsidR="00F8407E">
        <w:rPr>
          <w:rFonts w:hint="eastAsia"/>
          <w:b/>
          <w:sz w:val="24"/>
          <w:szCs w:val="24"/>
          <w:lang w:eastAsia="zh-CN"/>
        </w:rPr>
        <w:t>(</w:t>
      </w:r>
      <w:r w:rsidRPr="00F8296C">
        <w:rPr>
          <w:b/>
          <w:sz w:val="24"/>
          <w:szCs w:val="24"/>
        </w:rPr>
        <w:t>xw2313</w:t>
      </w:r>
      <w:r w:rsidR="00F8407E">
        <w:rPr>
          <w:rFonts w:hint="eastAsia"/>
          <w:b/>
          <w:sz w:val="24"/>
          <w:szCs w:val="24"/>
          <w:lang w:eastAsia="zh-CN"/>
        </w:rPr>
        <w:t>)</w:t>
      </w:r>
    </w:p>
    <w:p w14:paraId="4473E0E0" w14:textId="77777777" w:rsidR="00A3421B" w:rsidRDefault="00A3421B" w:rsidP="0025317E">
      <w:pPr>
        <w:pStyle w:val="10"/>
        <w:spacing w:after="240"/>
        <w:jc w:val="center"/>
      </w:pPr>
    </w:p>
    <w:p w14:paraId="2C86D3E8" w14:textId="77777777" w:rsidR="00A3421B" w:rsidRDefault="00A3421B">
      <w:pPr>
        <w:pStyle w:val="10"/>
        <w:jc w:val="center"/>
      </w:pPr>
    </w:p>
    <w:p w14:paraId="4B7C3FA6" w14:textId="77777777" w:rsidR="00A3421B" w:rsidRDefault="00A3421B">
      <w:pPr>
        <w:pStyle w:val="10"/>
        <w:jc w:val="center"/>
      </w:pPr>
    </w:p>
    <w:p w14:paraId="78A2B15F" w14:textId="77777777" w:rsidR="00A3421B" w:rsidRDefault="00A3421B">
      <w:pPr>
        <w:pStyle w:val="10"/>
        <w:jc w:val="center"/>
      </w:pPr>
    </w:p>
    <w:p w14:paraId="147B8333" w14:textId="77777777" w:rsidR="00A3421B" w:rsidRDefault="00A3421B">
      <w:pPr>
        <w:pStyle w:val="10"/>
        <w:jc w:val="center"/>
      </w:pPr>
    </w:p>
    <w:p w14:paraId="6164EE67" w14:textId="77777777" w:rsidR="00A3421B" w:rsidRDefault="00A3421B">
      <w:pPr>
        <w:pStyle w:val="10"/>
        <w:jc w:val="center"/>
      </w:pPr>
    </w:p>
    <w:p w14:paraId="781ACC11" w14:textId="77777777" w:rsidR="00A3421B" w:rsidRDefault="00A3421B">
      <w:pPr>
        <w:pStyle w:val="10"/>
        <w:jc w:val="center"/>
      </w:pPr>
    </w:p>
    <w:p w14:paraId="3713A289" w14:textId="77777777" w:rsidR="00A3421B" w:rsidRDefault="00A3421B">
      <w:pPr>
        <w:pStyle w:val="10"/>
        <w:jc w:val="center"/>
      </w:pPr>
    </w:p>
    <w:p w14:paraId="074F2D14" w14:textId="77777777" w:rsidR="00A3421B" w:rsidRDefault="00A3421B">
      <w:pPr>
        <w:pStyle w:val="10"/>
        <w:jc w:val="center"/>
      </w:pPr>
    </w:p>
    <w:p w14:paraId="0380FA70" w14:textId="77777777" w:rsidR="00A3421B" w:rsidRDefault="00A3421B">
      <w:pPr>
        <w:pStyle w:val="10"/>
        <w:jc w:val="center"/>
      </w:pPr>
    </w:p>
    <w:p w14:paraId="14060094" w14:textId="38802B38" w:rsidR="00F8296C" w:rsidRDefault="00F8296C" w:rsidP="00D7136A">
      <w:pPr>
        <w:pStyle w:val="10"/>
      </w:pPr>
    </w:p>
    <w:p w14:paraId="2806D5B1" w14:textId="77777777" w:rsidR="00D7136A" w:rsidRDefault="00D7136A" w:rsidP="00D7136A">
      <w:pPr>
        <w:pStyle w:val="10"/>
        <w:rPr>
          <w:b/>
          <w:lang w:eastAsia="zh-CN"/>
        </w:rPr>
      </w:pPr>
    </w:p>
    <w:p w14:paraId="68C9FD4A" w14:textId="77777777" w:rsidR="00A3421B" w:rsidRPr="00F44AD9" w:rsidRDefault="00F8296C">
      <w:pPr>
        <w:pStyle w:val="10"/>
        <w:jc w:val="center"/>
        <w:rPr>
          <w:sz w:val="28"/>
          <w:szCs w:val="28"/>
        </w:rPr>
      </w:pPr>
      <w:r w:rsidRPr="00F44AD9">
        <w:rPr>
          <w:b/>
          <w:sz w:val="28"/>
          <w:szCs w:val="28"/>
        </w:rPr>
        <w:lastRenderedPageBreak/>
        <w:t>Abstract</w:t>
      </w:r>
    </w:p>
    <w:p w14:paraId="28070029" w14:textId="77777777" w:rsidR="00A3421B" w:rsidRDefault="00A3421B">
      <w:pPr>
        <w:pStyle w:val="10"/>
        <w:jc w:val="center"/>
      </w:pPr>
    </w:p>
    <w:p w14:paraId="41BFE02E" w14:textId="7D43A4B7" w:rsidR="003005BB" w:rsidRPr="00174FE1" w:rsidRDefault="0025317E" w:rsidP="00136406">
      <w:pPr>
        <w:pStyle w:val="10"/>
        <w:spacing w:beforeLines="80" w:before="192" w:line="440" w:lineRule="exact"/>
        <w:jc w:val="both"/>
      </w:pPr>
      <w:r w:rsidRPr="00174FE1">
        <w:t>In this project</w:t>
      </w:r>
      <w:r w:rsidR="00136406">
        <w:t>, we build</w:t>
      </w:r>
      <w:r w:rsidR="00F8296C" w:rsidRPr="00174FE1">
        <w:t xml:space="preserve"> </w:t>
      </w:r>
      <w:r w:rsidR="00136406">
        <w:t>several</w:t>
      </w:r>
      <w:r w:rsidR="00F8296C" w:rsidRPr="00174FE1">
        <w:t xml:space="preserve"> statistical models to predict weekly sales in each </w:t>
      </w:r>
      <w:proofErr w:type="spellStart"/>
      <w:r w:rsidR="00F8296C" w:rsidRPr="00174FE1">
        <w:t>Walmart</w:t>
      </w:r>
      <w:proofErr w:type="spellEnd"/>
      <w:r w:rsidR="00F8296C" w:rsidRPr="00174FE1">
        <w:t xml:space="preserve"> store using historical weekly sales</w:t>
      </w:r>
      <w:r w:rsidR="00363EB8" w:rsidRPr="00174FE1">
        <w:t xml:space="preserve"> </w:t>
      </w:r>
      <w:r w:rsidR="00F8296C" w:rsidRPr="00174FE1">
        <w:t xml:space="preserve">and other features </w:t>
      </w:r>
      <w:r w:rsidR="00786B3D" w:rsidRPr="00174FE1">
        <w:t xml:space="preserve">that might be influential. </w:t>
      </w:r>
      <w:r w:rsidR="00363EB8" w:rsidRPr="00174FE1">
        <w:t>Before moving to data analysis, we firstly give a brief overview of this project, which includ</w:t>
      </w:r>
      <w:r w:rsidR="00136406">
        <w:t>es the motivation for choosing project topic</w:t>
      </w:r>
      <w:r w:rsidR="00363EB8" w:rsidRPr="00174FE1">
        <w:t xml:space="preserve"> and reasoning for selecting initial prediction variables.  </w:t>
      </w:r>
      <w:r w:rsidR="00F44AD9" w:rsidRPr="00174FE1">
        <w:t>The data analysis part in this</w:t>
      </w:r>
      <w:r w:rsidR="00786B3D" w:rsidRPr="00174FE1">
        <w:t xml:space="preserve"> re</w:t>
      </w:r>
      <w:r w:rsidR="00F44AD9" w:rsidRPr="00174FE1">
        <w:t>port mainly contains three steps. The first step</w:t>
      </w:r>
      <w:r w:rsidR="00786B3D" w:rsidRPr="00174FE1">
        <w:t xml:space="preserve"> is</w:t>
      </w:r>
      <w:r w:rsidR="00F8296C" w:rsidRPr="00174FE1">
        <w:t xml:space="preserve"> preprocess</w:t>
      </w:r>
      <w:r w:rsidR="00786B3D" w:rsidRPr="00174FE1">
        <w:t>ing</w:t>
      </w:r>
      <w:r w:rsidR="00F8296C" w:rsidRPr="00174FE1">
        <w:t xml:space="preserve"> the </w:t>
      </w:r>
      <w:r w:rsidR="00136406">
        <w:t>data:</w:t>
      </w:r>
      <w:r w:rsidR="00F8296C" w:rsidRPr="00174FE1">
        <w:t xml:space="preserve"> this include</w:t>
      </w:r>
      <w:r w:rsidR="00786B3D" w:rsidRPr="00174FE1">
        <w:t>s</w:t>
      </w:r>
      <w:r w:rsidR="00F8296C" w:rsidRPr="00174FE1">
        <w:t xml:space="preserve"> detection, visualization and imputation</w:t>
      </w:r>
      <w:r w:rsidR="00786B3D" w:rsidRPr="00174FE1">
        <w:t xml:space="preserve"> of missing values. </w:t>
      </w:r>
      <w:r w:rsidR="00F44AD9" w:rsidRPr="00174FE1">
        <w:t>In the second step</w:t>
      </w:r>
      <w:r w:rsidR="00F8296C" w:rsidRPr="00174FE1">
        <w:t xml:space="preserve"> we </w:t>
      </w:r>
      <w:r w:rsidR="00136406">
        <w:t>look</w:t>
      </w:r>
      <w:r w:rsidR="00F44AD9" w:rsidRPr="00174FE1">
        <w:t xml:space="preserve"> deeper into the relationship between each store and its </w:t>
      </w:r>
      <w:r w:rsidR="00FE7632" w:rsidRPr="00174FE1">
        <w:t>features;</w:t>
      </w:r>
      <w:r w:rsidR="00F44AD9" w:rsidRPr="00174FE1">
        <w:t xml:space="preserve"> we </w:t>
      </w:r>
      <w:r w:rsidR="00F8296C" w:rsidRPr="00174FE1">
        <w:t>tried to assign each store a score to represent different type</w:t>
      </w:r>
      <w:r w:rsidR="00786B3D" w:rsidRPr="00174FE1">
        <w:t>s</w:t>
      </w:r>
      <w:r w:rsidR="00F44AD9" w:rsidRPr="00174FE1">
        <w:t xml:space="preserve"> of stores. In the third step, </w:t>
      </w:r>
      <w:r w:rsidR="00F8296C" w:rsidRPr="00174FE1">
        <w:t>base</w:t>
      </w:r>
      <w:r w:rsidR="0044484B">
        <w:t>d on previous analysis, we use</w:t>
      </w:r>
      <w:r w:rsidR="00F8296C" w:rsidRPr="00174FE1">
        <w:t xml:space="preserve"> ordinary linear model, partial least square model, K nearest neighbors, regression tree to fit the</w:t>
      </w:r>
      <w:r w:rsidR="0044484B">
        <w:t xml:space="preserve"> data. We use</w:t>
      </w:r>
      <w:r w:rsidR="00786B3D" w:rsidRPr="00174FE1">
        <w:t xml:space="preserve"> cross validation to tune the model and </w:t>
      </w:r>
      <w:r w:rsidR="0044484B">
        <w:t>evaluate</w:t>
      </w:r>
      <w:r w:rsidR="00F8296C" w:rsidRPr="00174FE1">
        <w:t xml:space="preserve"> each model based on their prediction ability and complexity. </w:t>
      </w:r>
    </w:p>
    <w:p w14:paraId="0D8C390D" w14:textId="65149722" w:rsidR="00136406" w:rsidRDefault="00136406" w:rsidP="00136406">
      <w:pPr>
        <w:pStyle w:val="10"/>
        <w:spacing w:beforeLines="80" w:before="192" w:line="440" w:lineRule="exact"/>
        <w:jc w:val="both"/>
      </w:pPr>
      <w:r>
        <w:t xml:space="preserve">Finally, </w:t>
      </w:r>
      <w:r w:rsidR="003005BB" w:rsidRPr="00174FE1">
        <w:t>w</w:t>
      </w:r>
      <w:r w:rsidR="00F8296C" w:rsidRPr="00174FE1">
        <w:t>e conclude</w:t>
      </w:r>
      <w:r w:rsidR="00786B3D" w:rsidRPr="00174FE1">
        <w:t xml:space="preserve"> that</w:t>
      </w:r>
      <w:r w:rsidR="00F8296C" w:rsidRPr="00174FE1">
        <w:t xml:space="preserve"> the optimal model </w:t>
      </w:r>
      <w:r w:rsidR="0044484B">
        <w:t xml:space="preserve">is </w:t>
      </w:r>
      <w:r w:rsidR="00786B3D" w:rsidRPr="00174FE1">
        <w:t xml:space="preserve">linear model </w:t>
      </w:r>
      <w:r w:rsidR="00D4549D" w:rsidRPr="00174FE1">
        <w:t>using store</w:t>
      </w:r>
      <w:r w:rsidR="0089608F" w:rsidRPr="00174FE1">
        <w:t>, month, day,</w:t>
      </w:r>
      <w:r w:rsidR="00786B3D" w:rsidRPr="00174FE1">
        <w:t xml:space="preserve"> whether it is a holiday, CPI, </w:t>
      </w:r>
      <w:r w:rsidR="003005BB" w:rsidRPr="00174FE1">
        <w:t>u</w:t>
      </w:r>
      <w:r w:rsidR="00786B3D" w:rsidRPr="00174FE1">
        <w:t xml:space="preserve">nemployment, </w:t>
      </w:r>
      <w:r w:rsidR="003005BB" w:rsidRPr="00174FE1">
        <w:t>f</w:t>
      </w:r>
      <w:r w:rsidR="00786B3D" w:rsidRPr="00174FE1">
        <w:t xml:space="preserve">uel </w:t>
      </w:r>
      <w:r w:rsidR="003005BB" w:rsidRPr="00174FE1">
        <w:t>p</w:t>
      </w:r>
      <w:r w:rsidR="00786B3D" w:rsidRPr="00174FE1">
        <w:t xml:space="preserve">rice and </w:t>
      </w:r>
      <w:r w:rsidR="0044484B">
        <w:t xml:space="preserve">temperature, which has overall </w:t>
      </w:r>
      <w:r w:rsidR="0089608F" w:rsidRPr="00174FE1">
        <w:t xml:space="preserve">predictive </w:t>
      </w:r>
      <w:r w:rsidRPr="00136406">
        <w:rPr>
          <w:position w:val="-4"/>
        </w:rPr>
        <w:object w:dxaOrig="320" w:dyaOrig="300" w14:anchorId="0DD183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pt;height:15pt" o:ole="">
            <v:imagedata r:id="rId10" o:title=""/>
          </v:shape>
          <o:OLEObject Type="Embed" ProgID="Equation.DSMT4" ShapeID="_x0000_i1025" DrawAspect="Content" ObjectID="_1335298271" r:id="rId11"/>
        </w:object>
      </w:r>
      <w:r w:rsidR="0089608F" w:rsidRPr="00174FE1">
        <w:t>of 92.68%</w:t>
      </w:r>
      <w:r w:rsidR="003005BB" w:rsidRPr="00174FE1">
        <w:t>.</w:t>
      </w:r>
      <w:r>
        <w:rPr>
          <w:rFonts w:hint="eastAsia"/>
        </w:rPr>
        <w:t xml:space="preserve"> </w:t>
      </w:r>
      <w:r>
        <w:t xml:space="preserve">After determining </w:t>
      </w:r>
      <w:r>
        <w:rPr>
          <w:rFonts w:hint="eastAsia"/>
          <w:lang w:eastAsia="zh-CN"/>
        </w:rPr>
        <w:t>t</w:t>
      </w:r>
      <w:r>
        <w:t>he optimal model, w</w:t>
      </w:r>
      <w:r w:rsidR="0044484B">
        <w:t xml:space="preserve">e further include Department into consideration </w:t>
      </w:r>
      <w:r>
        <w:t xml:space="preserve">and use elastic net to conduct linear model with penalty </w:t>
      </w:r>
      <w:r w:rsidR="0044484B">
        <w:rPr>
          <w:rFonts w:hint="eastAsia"/>
          <w:lang w:eastAsia="zh-CN"/>
        </w:rPr>
        <w:t>o</w:t>
      </w:r>
      <w:r w:rsidR="0044484B">
        <w:rPr>
          <w:lang w:eastAsia="zh-CN"/>
        </w:rPr>
        <w:t>n coefficients</w:t>
      </w:r>
      <w:r>
        <w:t>. We also discuss several possible refinements for our final model in the end.</w:t>
      </w:r>
    </w:p>
    <w:p w14:paraId="6EDB689E" w14:textId="77777777" w:rsidR="00136406" w:rsidRDefault="00136406" w:rsidP="00136406">
      <w:pPr>
        <w:pStyle w:val="10"/>
        <w:spacing w:beforeLines="80" w:before="192" w:line="440" w:lineRule="exact"/>
        <w:jc w:val="both"/>
        <w:sectPr w:rsidR="00136406" w:rsidSect="009007B8">
          <w:footerReference w:type="even" r:id="rId12"/>
          <w:footerReference w:type="default" r:id="rId13"/>
          <w:footerReference w:type="first" r:id="rId14"/>
          <w:pgSz w:w="12240" w:h="15840"/>
          <w:pgMar w:top="1440" w:right="1440" w:bottom="1440" w:left="1440" w:header="720" w:footer="720" w:gutter="0"/>
          <w:cols w:space="720"/>
          <w:titlePg/>
        </w:sectPr>
      </w:pPr>
    </w:p>
    <w:sdt>
      <w:sdtPr>
        <w:rPr>
          <w:rFonts w:ascii="Arial" w:eastAsia="simsun" w:hAnsi="Arial" w:cs="Arial"/>
          <w:b w:val="0"/>
          <w:bCs w:val="0"/>
          <w:color w:val="000000"/>
          <w:sz w:val="22"/>
          <w:szCs w:val="20"/>
        </w:rPr>
        <w:id w:val="-1842143271"/>
        <w:docPartObj>
          <w:docPartGallery w:val="Table of Contents"/>
          <w:docPartUnique/>
        </w:docPartObj>
      </w:sdtPr>
      <w:sdtEndPr>
        <w:rPr>
          <w:rFonts w:eastAsiaTheme="minorEastAsia"/>
          <w:noProof/>
        </w:rPr>
      </w:sdtEndPr>
      <w:sdtContent>
        <w:p w14:paraId="601B25E4" w14:textId="259A77CB" w:rsidR="000E18E5" w:rsidRDefault="000E18E5">
          <w:pPr>
            <w:pStyle w:val="TOC"/>
          </w:pPr>
          <w:r>
            <w:t>Contents</w:t>
          </w:r>
        </w:p>
        <w:p w14:paraId="09901213" w14:textId="77777777" w:rsidR="000E18E5" w:rsidRDefault="000E18E5">
          <w:pPr>
            <w:pStyle w:val="11"/>
            <w:tabs>
              <w:tab w:val="right" w:leader="dot" w:pos="9350"/>
            </w:tabs>
            <w:rPr>
              <w:rFonts w:cstheme="minorBidi"/>
              <w:b w:val="0"/>
              <w:noProof/>
              <w:color w:val="auto"/>
              <w:lang w:eastAsia="ja-JP"/>
            </w:rPr>
          </w:pPr>
          <w:r>
            <w:rPr>
              <w:b w:val="0"/>
            </w:rPr>
            <w:fldChar w:fldCharType="begin"/>
          </w:r>
          <w:r>
            <w:instrText xml:space="preserve"> TOC \o "1-3" \h \z \u </w:instrText>
          </w:r>
          <w:r>
            <w:rPr>
              <w:b w:val="0"/>
            </w:rPr>
            <w:fldChar w:fldCharType="separate"/>
          </w:r>
          <w:r w:rsidRPr="00D529E2">
            <w:rPr>
              <w:rFonts w:ascii="Arial" w:hAnsi="Arial"/>
              <w:noProof/>
            </w:rPr>
            <w:t>1. Overview &amp; Motivation</w:t>
          </w:r>
          <w:r>
            <w:rPr>
              <w:noProof/>
            </w:rPr>
            <w:tab/>
          </w:r>
          <w:r>
            <w:rPr>
              <w:noProof/>
            </w:rPr>
            <w:fldChar w:fldCharType="begin"/>
          </w:r>
          <w:r>
            <w:rPr>
              <w:noProof/>
            </w:rPr>
            <w:instrText xml:space="preserve"> PAGEREF _Toc261546282 \h </w:instrText>
          </w:r>
          <w:r>
            <w:rPr>
              <w:noProof/>
            </w:rPr>
          </w:r>
          <w:r>
            <w:rPr>
              <w:noProof/>
            </w:rPr>
            <w:fldChar w:fldCharType="separate"/>
          </w:r>
          <w:r>
            <w:rPr>
              <w:noProof/>
            </w:rPr>
            <w:t>1</w:t>
          </w:r>
          <w:r>
            <w:rPr>
              <w:noProof/>
            </w:rPr>
            <w:fldChar w:fldCharType="end"/>
          </w:r>
        </w:p>
        <w:p w14:paraId="77120704" w14:textId="77777777" w:rsidR="000E18E5" w:rsidRDefault="000E18E5">
          <w:pPr>
            <w:pStyle w:val="11"/>
            <w:tabs>
              <w:tab w:val="right" w:leader="dot" w:pos="9350"/>
            </w:tabs>
            <w:rPr>
              <w:rFonts w:cstheme="minorBidi"/>
              <w:b w:val="0"/>
              <w:noProof/>
              <w:color w:val="auto"/>
              <w:lang w:eastAsia="ja-JP"/>
            </w:rPr>
          </w:pPr>
          <w:r w:rsidRPr="00D529E2">
            <w:rPr>
              <w:rFonts w:ascii="Arial" w:hAnsi="Arial"/>
              <w:noProof/>
            </w:rPr>
            <w:t>2. Preliminary Analysis</w:t>
          </w:r>
          <w:r>
            <w:rPr>
              <w:noProof/>
            </w:rPr>
            <w:tab/>
          </w:r>
          <w:r>
            <w:rPr>
              <w:noProof/>
            </w:rPr>
            <w:fldChar w:fldCharType="begin"/>
          </w:r>
          <w:r>
            <w:rPr>
              <w:noProof/>
            </w:rPr>
            <w:instrText xml:space="preserve"> PAGEREF _Toc261546283 \h </w:instrText>
          </w:r>
          <w:r>
            <w:rPr>
              <w:noProof/>
            </w:rPr>
          </w:r>
          <w:r>
            <w:rPr>
              <w:noProof/>
            </w:rPr>
            <w:fldChar w:fldCharType="separate"/>
          </w:r>
          <w:r>
            <w:rPr>
              <w:noProof/>
            </w:rPr>
            <w:t>2</w:t>
          </w:r>
          <w:r>
            <w:rPr>
              <w:noProof/>
            </w:rPr>
            <w:fldChar w:fldCharType="end"/>
          </w:r>
        </w:p>
        <w:p w14:paraId="09A4136D" w14:textId="77777777" w:rsidR="000E18E5" w:rsidRDefault="000E18E5">
          <w:pPr>
            <w:pStyle w:val="21"/>
            <w:tabs>
              <w:tab w:val="right" w:leader="dot" w:pos="9350"/>
            </w:tabs>
            <w:rPr>
              <w:rFonts w:cstheme="minorBidi"/>
              <w:b w:val="0"/>
              <w:noProof/>
              <w:color w:val="auto"/>
              <w:sz w:val="24"/>
              <w:szCs w:val="24"/>
              <w:lang w:eastAsia="ja-JP"/>
            </w:rPr>
          </w:pPr>
          <w:r w:rsidRPr="00D529E2">
            <w:rPr>
              <w:rFonts w:ascii="Arial" w:hAnsi="Arial"/>
              <w:noProof/>
            </w:rPr>
            <w:t>2.1 Data set overview</w:t>
          </w:r>
          <w:r>
            <w:rPr>
              <w:noProof/>
            </w:rPr>
            <w:tab/>
          </w:r>
          <w:r>
            <w:rPr>
              <w:noProof/>
            </w:rPr>
            <w:fldChar w:fldCharType="begin"/>
          </w:r>
          <w:r>
            <w:rPr>
              <w:noProof/>
            </w:rPr>
            <w:instrText xml:space="preserve"> PAGEREF _Toc261546284 \h </w:instrText>
          </w:r>
          <w:r>
            <w:rPr>
              <w:noProof/>
            </w:rPr>
          </w:r>
          <w:r>
            <w:rPr>
              <w:noProof/>
            </w:rPr>
            <w:fldChar w:fldCharType="separate"/>
          </w:r>
          <w:r>
            <w:rPr>
              <w:noProof/>
            </w:rPr>
            <w:t>2</w:t>
          </w:r>
          <w:r>
            <w:rPr>
              <w:noProof/>
            </w:rPr>
            <w:fldChar w:fldCharType="end"/>
          </w:r>
        </w:p>
        <w:p w14:paraId="7689F085" w14:textId="77777777" w:rsidR="000E18E5" w:rsidRDefault="000E18E5">
          <w:pPr>
            <w:pStyle w:val="21"/>
            <w:tabs>
              <w:tab w:val="right" w:leader="dot" w:pos="9350"/>
            </w:tabs>
            <w:rPr>
              <w:rFonts w:cstheme="minorBidi"/>
              <w:b w:val="0"/>
              <w:noProof/>
              <w:color w:val="auto"/>
              <w:sz w:val="24"/>
              <w:szCs w:val="24"/>
              <w:lang w:eastAsia="ja-JP"/>
            </w:rPr>
          </w:pPr>
          <w:r w:rsidRPr="00D529E2">
            <w:rPr>
              <w:rFonts w:ascii="Arial" w:hAnsi="Arial"/>
              <w:noProof/>
            </w:rPr>
            <w:t>2.2 Fit missing values</w:t>
          </w:r>
          <w:r>
            <w:rPr>
              <w:noProof/>
            </w:rPr>
            <w:tab/>
          </w:r>
          <w:r>
            <w:rPr>
              <w:noProof/>
            </w:rPr>
            <w:fldChar w:fldCharType="begin"/>
          </w:r>
          <w:r>
            <w:rPr>
              <w:noProof/>
            </w:rPr>
            <w:instrText xml:space="preserve"> PAGEREF _Toc261546285 \h </w:instrText>
          </w:r>
          <w:r>
            <w:rPr>
              <w:noProof/>
            </w:rPr>
          </w:r>
          <w:r>
            <w:rPr>
              <w:noProof/>
            </w:rPr>
            <w:fldChar w:fldCharType="separate"/>
          </w:r>
          <w:r>
            <w:rPr>
              <w:noProof/>
            </w:rPr>
            <w:t>2</w:t>
          </w:r>
          <w:r>
            <w:rPr>
              <w:noProof/>
            </w:rPr>
            <w:fldChar w:fldCharType="end"/>
          </w:r>
        </w:p>
        <w:p w14:paraId="24DD19CD" w14:textId="77777777" w:rsidR="000E18E5" w:rsidRDefault="000E18E5">
          <w:pPr>
            <w:pStyle w:val="21"/>
            <w:tabs>
              <w:tab w:val="right" w:leader="dot" w:pos="9350"/>
            </w:tabs>
            <w:rPr>
              <w:rFonts w:cstheme="minorBidi"/>
              <w:b w:val="0"/>
              <w:noProof/>
              <w:color w:val="auto"/>
              <w:sz w:val="24"/>
              <w:szCs w:val="24"/>
              <w:lang w:eastAsia="ja-JP"/>
            </w:rPr>
          </w:pPr>
          <w:r w:rsidRPr="00D529E2">
            <w:rPr>
              <w:rFonts w:ascii="Arial" w:hAnsi="Arial"/>
              <w:noProof/>
            </w:rPr>
            <w:t>2.3 Exploratory analysis</w:t>
          </w:r>
          <w:r>
            <w:rPr>
              <w:noProof/>
            </w:rPr>
            <w:tab/>
          </w:r>
          <w:r>
            <w:rPr>
              <w:noProof/>
            </w:rPr>
            <w:fldChar w:fldCharType="begin"/>
          </w:r>
          <w:r>
            <w:rPr>
              <w:noProof/>
            </w:rPr>
            <w:instrText xml:space="preserve"> PAGEREF _Toc261546286 \h </w:instrText>
          </w:r>
          <w:r>
            <w:rPr>
              <w:noProof/>
            </w:rPr>
          </w:r>
          <w:r>
            <w:rPr>
              <w:noProof/>
            </w:rPr>
            <w:fldChar w:fldCharType="separate"/>
          </w:r>
          <w:r>
            <w:rPr>
              <w:noProof/>
            </w:rPr>
            <w:t>3</w:t>
          </w:r>
          <w:r>
            <w:rPr>
              <w:noProof/>
            </w:rPr>
            <w:fldChar w:fldCharType="end"/>
          </w:r>
        </w:p>
        <w:p w14:paraId="51338E23" w14:textId="77777777" w:rsidR="000E18E5" w:rsidRDefault="000E18E5">
          <w:pPr>
            <w:pStyle w:val="11"/>
            <w:tabs>
              <w:tab w:val="right" w:leader="dot" w:pos="9350"/>
            </w:tabs>
            <w:rPr>
              <w:rFonts w:cstheme="minorBidi"/>
              <w:b w:val="0"/>
              <w:noProof/>
              <w:color w:val="auto"/>
              <w:lang w:eastAsia="ja-JP"/>
            </w:rPr>
          </w:pPr>
          <w:r w:rsidRPr="00D529E2">
            <w:rPr>
              <w:rFonts w:ascii="Arial" w:hAnsi="Arial"/>
              <w:noProof/>
            </w:rPr>
            <w:t>3. Assigning feature score to each store</w:t>
          </w:r>
          <w:r>
            <w:rPr>
              <w:noProof/>
            </w:rPr>
            <w:tab/>
          </w:r>
          <w:r>
            <w:rPr>
              <w:noProof/>
            </w:rPr>
            <w:fldChar w:fldCharType="begin"/>
          </w:r>
          <w:r>
            <w:rPr>
              <w:noProof/>
            </w:rPr>
            <w:instrText xml:space="preserve"> PAGEREF _Toc261546287 \h </w:instrText>
          </w:r>
          <w:r>
            <w:rPr>
              <w:noProof/>
            </w:rPr>
          </w:r>
          <w:r>
            <w:rPr>
              <w:noProof/>
            </w:rPr>
            <w:fldChar w:fldCharType="separate"/>
          </w:r>
          <w:r>
            <w:rPr>
              <w:noProof/>
            </w:rPr>
            <w:t>5</w:t>
          </w:r>
          <w:r>
            <w:rPr>
              <w:noProof/>
            </w:rPr>
            <w:fldChar w:fldCharType="end"/>
          </w:r>
        </w:p>
        <w:p w14:paraId="41E0A530" w14:textId="77777777" w:rsidR="000E18E5" w:rsidRDefault="000E18E5">
          <w:pPr>
            <w:pStyle w:val="21"/>
            <w:tabs>
              <w:tab w:val="right" w:leader="dot" w:pos="9350"/>
            </w:tabs>
            <w:rPr>
              <w:rFonts w:cstheme="minorBidi"/>
              <w:b w:val="0"/>
              <w:noProof/>
              <w:color w:val="auto"/>
              <w:sz w:val="24"/>
              <w:szCs w:val="24"/>
              <w:lang w:eastAsia="ja-JP"/>
            </w:rPr>
          </w:pPr>
          <w:r w:rsidRPr="00D529E2">
            <w:rPr>
              <w:rFonts w:ascii="Arial" w:hAnsi="Arial"/>
              <w:noProof/>
            </w:rPr>
            <w:t>3.1 Original classification of 45 stores</w:t>
          </w:r>
          <w:r>
            <w:rPr>
              <w:noProof/>
            </w:rPr>
            <w:tab/>
          </w:r>
          <w:r>
            <w:rPr>
              <w:noProof/>
            </w:rPr>
            <w:fldChar w:fldCharType="begin"/>
          </w:r>
          <w:r>
            <w:rPr>
              <w:noProof/>
            </w:rPr>
            <w:instrText xml:space="preserve"> PAGEREF _Toc261546288 \h </w:instrText>
          </w:r>
          <w:r>
            <w:rPr>
              <w:noProof/>
            </w:rPr>
          </w:r>
          <w:r>
            <w:rPr>
              <w:noProof/>
            </w:rPr>
            <w:fldChar w:fldCharType="separate"/>
          </w:r>
          <w:r>
            <w:rPr>
              <w:noProof/>
            </w:rPr>
            <w:t>5</w:t>
          </w:r>
          <w:r>
            <w:rPr>
              <w:noProof/>
            </w:rPr>
            <w:fldChar w:fldCharType="end"/>
          </w:r>
        </w:p>
        <w:p w14:paraId="622DFF6C" w14:textId="77777777" w:rsidR="000E18E5" w:rsidRDefault="000E18E5">
          <w:pPr>
            <w:pStyle w:val="21"/>
            <w:tabs>
              <w:tab w:val="right" w:leader="dot" w:pos="9350"/>
            </w:tabs>
            <w:rPr>
              <w:rFonts w:cstheme="minorBidi"/>
              <w:b w:val="0"/>
              <w:noProof/>
              <w:color w:val="auto"/>
              <w:sz w:val="24"/>
              <w:szCs w:val="24"/>
              <w:lang w:eastAsia="ja-JP"/>
            </w:rPr>
          </w:pPr>
          <w:r w:rsidRPr="00D529E2">
            <w:rPr>
              <w:rFonts w:ascii="Arial" w:hAnsi="Arial"/>
              <w:noProof/>
            </w:rPr>
            <w:t>3.2 New classification of 45 stores based on features</w:t>
          </w:r>
          <w:r>
            <w:rPr>
              <w:noProof/>
            </w:rPr>
            <w:tab/>
          </w:r>
          <w:r>
            <w:rPr>
              <w:noProof/>
            </w:rPr>
            <w:fldChar w:fldCharType="begin"/>
          </w:r>
          <w:r>
            <w:rPr>
              <w:noProof/>
            </w:rPr>
            <w:instrText xml:space="preserve"> PAGEREF _Toc261546289 \h </w:instrText>
          </w:r>
          <w:r>
            <w:rPr>
              <w:noProof/>
            </w:rPr>
          </w:r>
          <w:r>
            <w:rPr>
              <w:noProof/>
            </w:rPr>
            <w:fldChar w:fldCharType="separate"/>
          </w:r>
          <w:r>
            <w:rPr>
              <w:noProof/>
            </w:rPr>
            <w:t>5</w:t>
          </w:r>
          <w:r>
            <w:rPr>
              <w:noProof/>
            </w:rPr>
            <w:fldChar w:fldCharType="end"/>
          </w:r>
        </w:p>
        <w:p w14:paraId="19ACBC09" w14:textId="77777777" w:rsidR="000E18E5" w:rsidRDefault="000E18E5">
          <w:pPr>
            <w:pStyle w:val="11"/>
            <w:tabs>
              <w:tab w:val="right" w:leader="dot" w:pos="9350"/>
            </w:tabs>
            <w:rPr>
              <w:rFonts w:cstheme="minorBidi"/>
              <w:b w:val="0"/>
              <w:noProof/>
              <w:color w:val="auto"/>
              <w:lang w:eastAsia="ja-JP"/>
            </w:rPr>
          </w:pPr>
          <w:r w:rsidRPr="00D529E2">
            <w:rPr>
              <w:rFonts w:ascii="Arial" w:hAnsi="Arial"/>
              <w:noProof/>
            </w:rPr>
            <w:t>4. Model Building and Model Selection</w:t>
          </w:r>
          <w:r>
            <w:rPr>
              <w:noProof/>
            </w:rPr>
            <w:tab/>
          </w:r>
          <w:r>
            <w:rPr>
              <w:noProof/>
            </w:rPr>
            <w:fldChar w:fldCharType="begin"/>
          </w:r>
          <w:r>
            <w:rPr>
              <w:noProof/>
            </w:rPr>
            <w:instrText xml:space="preserve"> PAGEREF _Toc261546290 \h </w:instrText>
          </w:r>
          <w:r>
            <w:rPr>
              <w:noProof/>
            </w:rPr>
          </w:r>
          <w:r>
            <w:rPr>
              <w:noProof/>
            </w:rPr>
            <w:fldChar w:fldCharType="separate"/>
          </w:r>
          <w:r>
            <w:rPr>
              <w:noProof/>
            </w:rPr>
            <w:t>5</w:t>
          </w:r>
          <w:r>
            <w:rPr>
              <w:noProof/>
            </w:rPr>
            <w:fldChar w:fldCharType="end"/>
          </w:r>
        </w:p>
        <w:p w14:paraId="12B66B08" w14:textId="77777777" w:rsidR="000E18E5" w:rsidRDefault="000E18E5">
          <w:pPr>
            <w:pStyle w:val="21"/>
            <w:tabs>
              <w:tab w:val="right" w:leader="dot" w:pos="9350"/>
            </w:tabs>
            <w:rPr>
              <w:rFonts w:cstheme="minorBidi"/>
              <w:b w:val="0"/>
              <w:noProof/>
              <w:color w:val="auto"/>
              <w:sz w:val="24"/>
              <w:szCs w:val="24"/>
              <w:lang w:eastAsia="ja-JP"/>
            </w:rPr>
          </w:pPr>
          <w:r w:rsidRPr="00D529E2">
            <w:rPr>
              <w:rFonts w:ascii="Arial" w:hAnsi="Arial"/>
              <w:noProof/>
            </w:rPr>
            <w:t>4.1 Model Building Method</w:t>
          </w:r>
          <w:r>
            <w:rPr>
              <w:noProof/>
            </w:rPr>
            <w:tab/>
          </w:r>
          <w:r>
            <w:rPr>
              <w:noProof/>
            </w:rPr>
            <w:fldChar w:fldCharType="begin"/>
          </w:r>
          <w:r>
            <w:rPr>
              <w:noProof/>
            </w:rPr>
            <w:instrText xml:space="preserve"> PAGEREF _Toc261546291 \h </w:instrText>
          </w:r>
          <w:r>
            <w:rPr>
              <w:noProof/>
            </w:rPr>
          </w:r>
          <w:r>
            <w:rPr>
              <w:noProof/>
            </w:rPr>
            <w:fldChar w:fldCharType="separate"/>
          </w:r>
          <w:r>
            <w:rPr>
              <w:noProof/>
            </w:rPr>
            <w:t>5</w:t>
          </w:r>
          <w:r>
            <w:rPr>
              <w:noProof/>
            </w:rPr>
            <w:fldChar w:fldCharType="end"/>
          </w:r>
        </w:p>
        <w:p w14:paraId="7B34C980" w14:textId="77777777" w:rsidR="000E18E5" w:rsidRDefault="000E18E5">
          <w:pPr>
            <w:pStyle w:val="30"/>
            <w:tabs>
              <w:tab w:val="right" w:leader="dot" w:pos="9350"/>
            </w:tabs>
            <w:rPr>
              <w:rFonts w:cstheme="minorBidi"/>
              <w:noProof/>
              <w:color w:val="auto"/>
              <w:sz w:val="24"/>
              <w:szCs w:val="24"/>
              <w:lang w:eastAsia="ja-JP"/>
            </w:rPr>
          </w:pPr>
          <w:r w:rsidRPr="00D529E2">
            <w:rPr>
              <w:rFonts w:ascii="Arial" w:hAnsi="Arial"/>
              <w:noProof/>
              <w:color w:val="auto"/>
            </w:rPr>
            <w:t>4.1.1 Linear Regression</w:t>
          </w:r>
          <w:r>
            <w:rPr>
              <w:noProof/>
            </w:rPr>
            <w:tab/>
          </w:r>
          <w:r>
            <w:rPr>
              <w:noProof/>
            </w:rPr>
            <w:fldChar w:fldCharType="begin"/>
          </w:r>
          <w:r>
            <w:rPr>
              <w:noProof/>
            </w:rPr>
            <w:instrText xml:space="preserve"> PAGEREF _Toc261546292 \h </w:instrText>
          </w:r>
          <w:r>
            <w:rPr>
              <w:noProof/>
            </w:rPr>
          </w:r>
          <w:r>
            <w:rPr>
              <w:noProof/>
            </w:rPr>
            <w:fldChar w:fldCharType="separate"/>
          </w:r>
          <w:r>
            <w:rPr>
              <w:noProof/>
            </w:rPr>
            <w:t>6</w:t>
          </w:r>
          <w:r>
            <w:rPr>
              <w:noProof/>
            </w:rPr>
            <w:fldChar w:fldCharType="end"/>
          </w:r>
        </w:p>
        <w:p w14:paraId="33232B29" w14:textId="77777777" w:rsidR="000E18E5" w:rsidRDefault="000E18E5">
          <w:pPr>
            <w:pStyle w:val="30"/>
            <w:tabs>
              <w:tab w:val="right" w:leader="dot" w:pos="9350"/>
            </w:tabs>
            <w:rPr>
              <w:rFonts w:cstheme="minorBidi"/>
              <w:noProof/>
              <w:color w:val="auto"/>
              <w:sz w:val="24"/>
              <w:szCs w:val="24"/>
              <w:lang w:eastAsia="ja-JP"/>
            </w:rPr>
          </w:pPr>
          <w:r w:rsidRPr="00D529E2">
            <w:rPr>
              <w:rFonts w:ascii="Arial" w:hAnsi="Arial"/>
              <w:noProof/>
              <w:color w:val="auto"/>
            </w:rPr>
            <w:t>4.1.2 PLS (Partial Least Squares)</w:t>
          </w:r>
          <w:r>
            <w:rPr>
              <w:noProof/>
            </w:rPr>
            <w:tab/>
          </w:r>
          <w:r>
            <w:rPr>
              <w:noProof/>
            </w:rPr>
            <w:fldChar w:fldCharType="begin"/>
          </w:r>
          <w:r>
            <w:rPr>
              <w:noProof/>
            </w:rPr>
            <w:instrText xml:space="preserve"> PAGEREF _Toc261546293 \h </w:instrText>
          </w:r>
          <w:r>
            <w:rPr>
              <w:noProof/>
            </w:rPr>
          </w:r>
          <w:r>
            <w:rPr>
              <w:noProof/>
            </w:rPr>
            <w:fldChar w:fldCharType="separate"/>
          </w:r>
          <w:r>
            <w:rPr>
              <w:noProof/>
            </w:rPr>
            <w:t>6</w:t>
          </w:r>
          <w:r>
            <w:rPr>
              <w:noProof/>
            </w:rPr>
            <w:fldChar w:fldCharType="end"/>
          </w:r>
        </w:p>
        <w:p w14:paraId="673BA0E1" w14:textId="77777777" w:rsidR="000E18E5" w:rsidRDefault="000E18E5">
          <w:pPr>
            <w:pStyle w:val="30"/>
            <w:tabs>
              <w:tab w:val="right" w:leader="dot" w:pos="9350"/>
            </w:tabs>
            <w:rPr>
              <w:rFonts w:cstheme="minorBidi"/>
              <w:noProof/>
              <w:color w:val="auto"/>
              <w:sz w:val="24"/>
              <w:szCs w:val="24"/>
              <w:lang w:eastAsia="ja-JP"/>
            </w:rPr>
          </w:pPr>
          <w:r w:rsidRPr="00D529E2">
            <w:rPr>
              <w:rFonts w:ascii="Arial" w:hAnsi="Arial"/>
              <w:noProof/>
              <w:color w:val="auto"/>
            </w:rPr>
            <w:t>4.1.3 Regression Tree</w:t>
          </w:r>
          <w:r>
            <w:rPr>
              <w:noProof/>
            </w:rPr>
            <w:tab/>
          </w:r>
          <w:r>
            <w:rPr>
              <w:noProof/>
            </w:rPr>
            <w:fldChar w:fldCharType="begin"/>
          </w:r>
          <w:r>
            <w:rPr>
              <w:noProof/>
            </w:rPr>
            <w:instrText xml:space="preserve"> PAGEREF _Toc261546294 \h </w:instrText>
          </w:r>
          <w:r>
            <w:rPr>
              <w:noProof/>
            </w:rPr>
          </w:r>
          <w:r>
            <w:rPr>
              <w:noProof/>
            </w:rPr>
            <w:fldChar w:fldCharType="separate"/>
          </w:r>
          <w:r>
            <w:rPr>
              <w:noProof/>
            </w:rPr>
            <w:t>7</w:t>
          </w:r>
          <w:r>
            <w:rPr>
              <w:noProof/>
            </w:rPr>
            <w:fldChar w:fldCharType="end"/>
          </w:r>
        </w:p>
        <w:p w14:paraId="7597C189" w14:textId="77777777" w:rsidR="000E18E5" w:rsidRDefault="000E18E5">
          <w:pPr>
            <w:pStyle w:val="30"/>
            <w:tabs>
              <w:tab w:val="right" w:leader="dot" w:pos="9350"/>
            </w:tabs>
            <w:rPr>
              <w:rFonts w:cstheme="minorBidi"/>
              <w:noProof/>
              <w:color w:val="auto"/>
              <w:sz w:val="24"/>
              <w:szCs w:val="24"/>
              <w:lang w:eastAsia="ja-JP"/>
            </w:rPr>
          </w:pPr>
          <w:r w:rsidRPr="00D529E2">
            <w:rPr>
              <w:rFonts w:ascii="Arial" w:hAnsi="Arial"/>
              <w:noProof/>
              <w:color w:val="auto"/>
            </w:rPr>
            <w:t>4.1.4 K-Nearest Neighbors</w:t>
          </w:r>
          <w:r>
            <w:rPr>
              <w:noProof/>
            </w:rPr>
            <w:tab/>
          </w:r>
          <w:r>
            <w:rPr>
              <w:noProof/>
            </w:rPr>
            <w:fldChar w:fldCharType="begin"/>
          </w:r>
          <w:r>
            <w:rPr>
              <w:noProof/>
            </w:rPr>
            <w:instrText xml:space="preserve"> PAGEREF _Toc261546295 \h </w:instrText>
          </w:r>
          <w:r>
            <w:rPr>
              <w:noProof/>
            </w:rPr>
          </w:r>
          <w:r>
            <w:rPr>
              <w:noProof/>
            </w:rPr>
            <w:fldChar w:fldCharType="separate"/>
          </w:r>
          <w:r>
            <w:rPr>
              <w:noProof/>
            </w:rPr>
            <w:t>8</w:t>
          </w:r>
          <w:r>
            <w:rPr>
              <w:noProof/>
            </w:rPr>
            <w:fldChar w:fldCharType="end"/>
          </w:r>
        </w:p>
        <w:p w14:paraId="59E890E4" w14:textId="77777777" w:rsidR="000E18E5" w:rsidRDefault="000E18E5">
          <w:pPr>
            <w:pStyle w:val="21"/>
            <w:tabs>
              <w:tab w:val="right" w:leader="dot" w:pos="9350"/>
            </w:tabs>
            <w:rPr>
              <w:rFonts w:cstheme="minorBidi"/>
              <w:b w:val="0"/>
              <w:noProof/>
              <w:color w:val="auto"/>
              <w:sz w:val="24"/>
              <w:szCs w:val="24"/>
              <w:lang w:eastAsia="ja-JP"/>
            </w:rPr>
          </w:pPr>
          <w:r w:rsidRPr="00D529E2">
            <w:rPr>
              <w:rFonts w:ascii="Arial" w:hAnsi="Arial"/>
              <w:noProof/>
            </w:rPr>
            <w:t>4.2 Conclusion</w:t>
          </w:r>
          <w:r>
            <w:rPr>
              <w:noProof/>
            </w:rPr>
            <w:tab/>
          </w:r>
          <w:r>
            <w:rPr>
              <w:noProof/>
            </w:rPr>
            <w:fldChar w:fldCharType="begin"/>
          </w:r>
          <w:r>
            <w:rPr>
              <w:noProof/>
            </w:rPr>
            <w:instrText xml:space="preserve"> PAGEREF _Toc261546296 \h </w:instrText>
          </w:r>
          <w:r>
            <w:rPr>
              <w:noProof/>
            </w:rPr>
          </w:r>
          <w:r>
            <w:rPr>
              <w:noProof/>
            </w:rPr>
            <w:fldChar w:fldCharType="separate"/>
          </w:r>
          <w:r>
            <w:rPr>
              <w:noProof/>
            </w:rPr>
            <w:t>9</w:t>
          </w:r>
          <w:r>
            <w:rPr>
              <w:noProof/>
            </w:rPr>
            <w:fldChar w:fldCharType="end"/>
          </w:r>
        </w:p>
        <w:p w14:paraId="4A0B58DD" w14:textId="77777777" w:rsidR="000E18E5" w:rsidRDefault="000E18E5">
          <w:pPr>
            <w:pStyle w:val="11"/>
            <w:tabs>
              <w:tab w:val="right" w:leader="dot" w:pos="9350"/>
            </w:tabs>
            <w:rPr>
              <w:rFonts w:cstheme="minorBidi"/>
              <w:b w:val="0"/>
              <w:noProof/>
              <w:color w:val="auto"/>
              <w:lang w:eastAsia="ja-JP"/>
            </w:rPr>
          </w:pPr>
          <w:r w:rsidRPr="00D529E2">
            <w:rPr>
              <w:rFonts w:ascii="Arial" w:hAnsi="Arial"/>
              <w:noProof/>
            </w:rPr>
            <w:t>5. Model adjustment and further discussion</w:t>
          </w:r>
          <w:r>
            <w:rPr>
              <w:noProof/>
            </w:rPr>
            <w:tab/>
          </w:r>
          <w:r>
            <w:rPr>
              <w:noProof/>
            </w:rPr>
            <w:fldChar w:fldCharType="begin"/>
          </w:r>
          <w:r>
            <w:rPr>
              <w:noProof/>
            </w:rPr>
            <w:instrText xml:space="preserve"> PAGEREF _Toc261546297 \h </w:instrText>
          </w:r>
          <w:r>
            <w:rPr>
              <w:noProof/>
            </w:rPr>
          </w:r>
          <w:r>
            <w:rPr>
              <w:noProof/>
            </w:rPr>
            <w:fldChar w:fldCharType="separate"/>
          </w:r>
          <w:r>
            <w:rPr>
              <w:noProof/>
            </w:rPr>
            <w:t>9</w:t>
          </w:r>
          <w:r>
            <w:rPr>
              <w:noProof/>
            </w:rPr>
            <w:fldChar w:fldCharType="end"/>
          </w:r>
        </w:p>
        <w:p w14:paraId="305CEE8D" w14:textId="77777777" w:rsidR="000E18E5" w:rsidRDefault="000E18E5">
          <w:pPr>
            <w:pStyle w:val="21"/>
            <w:tabs>
              <w:tab w:val="right" w:leader="dot" w:pos="9350"/>
            </w:tabs>
            <w:rPr>
              <w:rFonts w:cstheme="minorBidi"/>
              <w:b w:val="0"/>
              <w:noProof/>
              <w:color w:val="auto"/>
              <w:sz w:val="24"/>
              <w:szCs w:val="24"/>
              <w:lang w:eastAsia="ja-JP"/>
            </w:rPr>
          </w:pPr>
          <w:r w:rsidRPr="00D529E2">
            <w:rPr>
              <w:rFonts w:ascii="Arial" w:hAnsi="Arial"/>
              <w:noProof/>
            </w:rPr>
            <w:t>5.1 Elastic net</w:t>
          </w:r>
          <w:r>
            <w:rPr>
              <w:noProof/>
            </w:rPr>
            <w:tab/>
          </w:r>
          <w:r>
            <w:rPr>
              <w:noProof/>
            </w:rPr>
            <w:fldChar w:fldCharType="begin"/>
          </w:r>
          <w:r>
            <w:rPr>
              <w:noProof/>
            </w:rPr>
            <w:instrText xml:space="preserve"> PAGEREF _Toc261546298 \h </w:instrText>
          </w:r>
          <w:r>
            <w:rPr>
              <w:noProof/>
            </w:rPr>
          </w:r>
          <w:r>
            <w:rPr>
              <w:noProof/>
            </w:rPr>
            <w:fldChar w:fldCharType="separate"/>
          </w:r>
          <w:r>
            <w:rPr>
              <w:noProof/>
            </w:rPr>
            <w:t>9</w:t>
          </w:r>
          <w:r>
            <w:rPr>
              <w:noProof/>
            </w:rPr>
            <w:fldChar w:fldCharType="end"/>
          </w:r>
        </w:p>
        <w:p w14:paraId="78387002" w14:textId="77777777" w:rsidR="000E18E5" w:rsidRDefault="000E18E5">
          <w:pPr>
            <w:pStyle w:val="21"/>
            <w:tabs>
              <w:tab w:val="right" w:leader="dot" w:pos="9350"/>
            </w:tabs>
            <w:rPr>
              <w:rFonts w:cstheme="minorBidi"/>
              <w:b w:val="0"/>
              <w:noProof/>
              <w:color w:val="auto"/>
              <w:sz w:val="24"/>
              <w:szCs w:val="24"/>
              <w:lang w:eastAsia="ja-JP"/>
            </w:rPr>
          </w:pPr>
          <w:r w:rsidRPr="00D529E2">
            <w:rPr>
              <w:rFonts w:ascii="Arial" w:hAnsi="Arial"/>
              <w:noProof/>
            </w:rPr>
            <w:t>5.2 Further discussion</w:t>
          </w:r>
          <w:r>
            <w:rPr>
              <w:noProof/>
            </w:rPr>
            <w:tab/>
          </w:r>
          <w:r>
            <w:rPr>
              <w:noProof/>
            </w:rPr>
            <w:fldChar w:fldCharType="begin"/>
          </w:r>
          <w:r>
            <w:rPr>
              <w:noProof/>
            </w:rPr>
            <w:instrText xml:space="preserve"> PAGEREF _Toc261546299 \h </w:instrText>
          </w:r>
          <w:r>
            <w:rPr>
              <w:noProof/>
            </w:rPr>
          </w:r>
          <w:r>
            <w:rPr>
              <w:noProof/>
            </w:rPr>
            <w:fldChar w:fldCharType="separate"/>
          </w:r>
          <w:r>
            <w:rPr>
              <w:noProof/>
            </w:rPr>
            <w:t>10</w:t>
          </w:r>
          <w:r>
            <w:rPr>
              <w:noProof/>
            </w:rPr>
            <w:fldChar w:fldCharType="end"/>
          </w:r>
        </w:p>
        <w:p w14:paraId="282E064C" w14:textId="0548DCAE" w:rsidR="000E18E5" w:rsidRDefault="000E18E5">
          <w:pPr>
            <w:pStyle w:val="11"/>
            <w:tabs>
              <w:tab w:val="right" w:leader="dot" w:pos="9350"/>
            </w:tabs>
            <w:rPr>
              <w:rFonts w:cstheme="minorBidi"/>
              <w:b w:val="0"/>
              <w:noProof/>
              <w:color w:val="auto"/>
              <w:lang w:eastAsia="zh-CN"/>
            </w:rPr>
          </w:pPr>
          <w:r w:rsidRPr="00D529E2">
            <w:rPr>
              <w:rFonts w:ascii="Arial" w:hAnsi="Arial"/>
              <w:noProof/>
            </w:rPr>
            <w:t>Reference</w:t>
          </w:r>
          <w:r>
            <w:rPr>
              <w:noProof/>
            </w:rPr>
            <w:tab/>
          </w:r>
          <w:r w:rsidR="00B0314E">
            <w:rPr>
              <w:rFonts w:hint="eastAsia"/>
              <w:noProof/>
              <w:lang w:eastAsia="zh-CN"/>
            </w:rPr>
            <w:t>11</w:t>
          </w:r>
        </w:p>
        <w:p w14:paraId="1E99EECC" w14:textId="73532C36" w:rsidR="000E18E5" w:rsidRPr="00174FE1" w:rsidRDefault="000E18E5" w:rsidP="00174FE1">
          <w:pPr>
            <w:sectPr w:rsidR="000E18E5" w:rsidRPr="00174FE1" w:rsidSect="0066584A">
              <w:footerReference w:type="first" r:id="rId15"/>
              <w:pgSz w:w="12240" w:h="15840"/>
              <w:pgMar w:top="1440" w:right="1440" w:bottom="1440" w:left="1440" w:header="720" w:footer="720" w:gutter="0"/>
              <w:pgNumType w:start="1"/>
              <w:cols w:space="720"/>
              <w:titlePg/>
            </w:sectPr>
          </w:pPr>
          <w:r>
            <w:rPr>
              <w:b/>
              <w:bCs/>
              <w:noProof/>
            </w:rPr>
            <w:fldChar w:fldCharType="end"/>
          </w:r>
        </w:p>
      </w:sdtContent>
    </w:sdt>
    <w:p w14:paraId="5316AA8C" w14:textId="11F20119" w:rsidR="00A3421B" w:rsidRPr="00174FE1" w:rsidRDefault="00F44AD9" w:rsidP="00215E61">
      <w:pPr>
        <w:pStyle w:val="1"/>
        <w:spacing w:beforeLines="10" w:before="24"/>
        <w:rPr>
          <w:rFonts w:ascii="Arial" w:hAnsi="Arial" w:cs="Arial"/>
          <w:b/>
          <w:sz w:val="28"/>
          <w:szCs w:val="28"/>
        </w:rPr>
      </w:pPr>
      <w:bookmarkStart w:id="0" w:name="_Toc261546282"/>
      <w:r w:rsidRPr="00174FE1">
        <w:rPr>
          <w:rFonts w:ascii="Arial" w:hAnsi="Arial" w:cs="Arial"/>
          <w:b/>
          <w:sz w:val="28"/>
          <w:szCs w:val="28"/>
        </w:rPr>
        <w:t>1</w:t>
      </w:r>
      <w:r w:rsidR="009703B5" w:rsidRPr="00174FE1">
        <w:rPr>
          <w:rFonts w:ascii="Arial" w:hAnsi="Arial" w:cs="Arial"/>
          <w:b/>
          <w:sz w:val="28"/>
          <w:szCs w:val="28"/>
        </w:rPr>
        <w:t>.</w:t>
      </w:r>
      <w:r w:rsidRPr="00174FE1">
        <w:rPr>
          <w:rFonts w:ascii="Arial" w:hAnsi="Arial" w:cs="Arial"/>
          <w:b/>
          <w:sz w:val="28"/>
          <w:szCs w:val="28"/>
        </w:rPr>
        <w:t xml:space="preserve"> Overview &amp; M</w:t>
      </w:r>
      <w:r w:rsidR="00F8296C" w:rsidRPr="00174FE1">
        <w:rPr>
          <w:rFonts w:ascii="Arial" w:hAnsi="Arial" w:cs="Arial"/>
          <w:b/>
          <w:sz w:val="28"/>
          <w:szCs w:val="28"/>
        </w:rPr>
        <w:t>otivation</w:t>
      </w:r>
      <w:bookmarkEnd w:id="0"/>
    </w:p>
    <w:p w14:paraId="4C8D07CD" w14:textId="41185E6F" w:rsidR="00A3421B" w:rsidRDefault="00F8296C" w:rsidP="00174FE1">
      <w:pPr>
        <w:pStyle w:val="10"/>
        <w:spacing w:beforeLines="50" w:before="120"/>
        <w:jc w:val="both"/>
      </w:pPr>
      <w:r>
        <w:t>The goal of our project is to predict Wal</w:t>
      </w:r>
      <w:r w:rsidR="003F47CB">
        <w:t>-M</w:t>
      </w:r>
      <w:r>
        <w:t xml:space="preserve">art’s weekly sales, given the data from </w:t>
      </w:r>
      <w:proofErr w:type="spellStart"/>
      <w:r>
        <w:t>Kaggle</w:t>
      </w:r>
      <w:proofErr w:type="spellEnd"/>
      <w:r>
        <w:t xml:space="preserve"> (</w:t>
      </w:r>
      <w:hyperlink r:id="rId16">
        <w:r>
          <w:rPr>
            <w:color w:val="1155CC"/>
            <w:u w:val="single"/>
          </w:rPr>
          <w:t>https://www.kaggle.com/c/walmart-recruiting-store-sales-forecasting</w:t>
        </w:r>
      </w:hyperlink>
      <w:r w:rsidR="00F44AD9">
        <w:t>). The motivation for choosing</w:t>
      </w:r>
      <w:r>
        <w:t xml:space="preserve"> this project is that this project can generate great economic bene</w:t>
      </w:r>
      <w:r w:rsidR="00F44AD9">
        <w:t>fits for Wal</w:t>
      </w:r>
      <w:r w:rsidR="003F47CB">
        <w:t>-M</w:t>
      </w:r>
      <w:r w:rsidR="00F44AD9">
        <w:t>art, especially when</w:t>
      </w:r>
      <w:r>
        <w:t xml:space="preserve"> its growth is slowing down under the strike of new eme</w:t>
      </w:r>
      <w:r w:rsidR="00F44AD9">
        <w:t xml:space="preserve">rging chain stores like Target </w:t>
      </w:r>
      <w:r>
        <w:t>and e-commerce giant Amazon. Being able to build a mo</w:t>
      </w:r>
      <w:r w:rsidR="00F44AD9">
        <w:t xml:space="preserve">del to predict weekly sales in </w:t>
      </w:r>
      <w:r>
        <w:t xml:space="preserve">different departments </w:t>
      </w:r>
      <w:r w:rsidR="00F44AD9">
        <w:t xml:space="preserve">among </w:t>
      </w:r>
      <w:r>
        <w:t>differe</w:t>
      </w:r>
      <w:r w:rsidR="00F44AD9">
        <w:t>nt stores would help to optimize</w:t>
      </w:r>
      <w:r>
        <w:t xml:space="preserve"> supply chain management and inventory management, which would further contribute to cost control and to generating more revenue. </w:t>
      </w:r>
    </w:p>
    <w:p w14:paraId="59710FAC" w14:textId="77777777" w:rsidR="00A3421B" w:rsidRDefault="00266EA0" w:rsidP="00174FE1">
      <w:pPr>
        <w:pStyle w:val="10"/>
        <w:spacing w:beforeLines="50" w:before="120"/>
        <w:jc w:val="both"/>
      </w:pPr>
      <w:r>
        <w:t xml:space="preserve">We have </w:t>
      </w:r>
      <w:r w:rsidR="00F8296C">
        <w:t xml:space="preserve">a training dataset, which includes, store, department, </w:t>
      </w:r>
      <w:r>
        <w:t xml:space="preserve">date, </w:t>
      </w:r>
      <w:r w:rsidR="00F8296C">
        <w:t xml:space="preserve">weekly sales and whether this week includes holiday. In addition to this, we also include some other features that might influence </w:t>
      </w:r>
      <w:r>
        <w:t xml:space="preserve">weekly </w:t>
      </w:r>
      <w:r w:rsidR="00F8296C">
        <w:t>sales, they are:</w:t>
      </w:r>
    </w:p>
    <w:p w14:paraId="61732F45" w14:textId="77777777" w:rsidR="00A3421B" w:rsidRDefault="00F8296C" w:rsidP="00174FE1">
      <w:pPr>
        <w:pStyle w:val="10"/>
        <w:spacing w:beforeLines="50" w:before="120"/>
        <w:jc w:val="both"/>
      </w:pPr>
      <w:proofErr w:type="spellStart"/>
      <w:r>
        <w:t>i</w:t>
      </w:r>
      <w:proofErr w:type="spellEnd"/>
      <w:r>
        <w:t xml:space="preserve">. </w:t>
      </w:r>
      <w:r>
        <w:rPr>
          <w:u w:val="single"/>
        </w:rPr>
        <w:t>Temperature</w:t>
      </w:r>
      <w:r>
        <w:t>. It’s based on our intuition that a mild weather and an upcoming extreme weather would trigger the sales, while an unfavorable condition would make the sale</w:t>
      </w:r>
      <w:r w:rsidR="00266EA0">
        <w:t xml:space="preserve">s </w:t>
      </w:r>
      <w:r>
        <w:t>drop.</w:t>
      </w:r>
    </w:p>
    <w:p w14:paraId="1AE95897" w14:textId="77777777" w:rsidR="00A3421B" w:rsidRDefault="00F8296C" w:rsidP="00174FE1">
      <w:pPr>
        <w:pStyle w:val="10"/>
        <w:spacing w:beforeLines="50" w:before="120"/>
        <w:jc w:val="both"/>
      </w:pPr>
      <w:r>
        <w:t xml:space="preserve">ii. </w:t>
      </w:r>
      <w:r>
        <w:rPr>
          <w:u w:val="single"/>
        </w:rPr>
        <w:t>Whether this week includes holiday</w:t>
      </w:r>
      <w:r>
        <w:t>. The holidays here are defined as: Thank</w:t>
      </w:r>
      <w:r w:rsidR="003F47CB">
        <w:t xml:space="preserve">s Giving Day, </w:t>
      </w:r>
      <w:r>
        <w:t>Christmas, Super Bowl and L</w:t>
      </w:r>
      <w:r w:rsidR="00266EA0">
        <w:t xml:space="preserve">abor Day. It is known to us </w:t>
      </w:r>
      <w:r>
        <w:t xml:space="preserve">that during these </w:t>
      </w:r>
      <w:r w:rsidR="00266EA0">
        <w:t>holi</w:t>
      </w:r>
      <w:r>
        <w:t>days sales are booming.</w:t>
      </w:r>
    </w:p>
    <w:p w14:paraId="04F84943" w14:textId="77777777" w:rsidR="00A3421B" w:rsidRDefault="00F8296C" w:rsidP="00174FE1">
      <w:pPr>
        <w:pStyle w:val="10"/>
        <w:spacing w:beforeLines="50" w:before="120"/>
        <w:jc w:val="both"/>
      </w:pPr>
      <w:r>
        <w:t>iii.</w:t>
      </w:r>
      <w:r>
        <w:rPr>
          <w:u w:val="single"/>
        </w:rPr>
        <w:t xml:space="preserve"> Markdown</w:t>
      </w:r>
      <w:r>
        <w:t>. It is based on our intuition that markdown would trigger sales.</w:t>
      </w:r>
    </w:p>
    <w:p w14:paraId="441F4FDA" w14:textId="77777777" w:rsidR="00A3421B" w:rsidRDefault="00F8296C" w:rsidP="00174FE1">
      <w:pPr>
        <w:pStyle w:val="10"/>
        <w:spacing w:beforeLines="50" w:before="120"/>
        <w:jc w:val="both"/>
      </w:pPr>
      <w:r>
        <w:t>iv.</w:t>
      </w:r>
      <w:r w:rsidR="003F47CB">
        <w:t xml:space="preserve"> </w:t>
      </w:r>
      <w:r>
        <w:rPr>
          <w:u w:val="single"/>
        </w:rPr>
        <w:t>Fuel Price</w:t>
      </w:r>
      <w:r>
        <w:t xml:space="preserve">. Based on the </w:t>
      </w:r>
      <w:r w:rsidR="00266EA0">
        <w:t xml:space="preserve">fact that </w:t>
      </w:r>
      <w:r>
        <w:t>Wal</w:t>
      </w:r>
      <w:r w:rsidR="003F47CB">
        <w:t>-M</w:t>
      </w:r>
      <w:r>
        <w:t xml:space="preserve">art </w:t>
      </w:r>
      <w:r w:rsidR="00266EA0">
        <w:t xml:space="preserve">has </w:t>
      </w:r>
      <w:r>
        <w:t xml:space="preserve">a </w:t>
      </w:r>
      <w:r>
        <w:rPr>
          <w:color w:val="252525"/>
          <w:highlight w:val="white"/>
        </w:rPr>
        <w:t xml:space="preserve">large </w:t>
      </w:r>
      <w:r w:rsidR="00266EA0">
        <w:rPr>
          <w:color w:val="252525"/>
          <w:highlight w:val="white"/>
        </w:rPr>
        <w:t xml:space="preserve">number of </w:t>
      </w:r>
      <w:r>
        <w:rPr>
          <w:color w:val="252525"/>
          <w:highlight w:val="white"/>
        </w:rPr>
        <w:t xml:space="preserve">discount department stores and warehouse stores, which </w:t>
      </w:r>
      <w:r w:rsidR="00266EA0">
        <w:rPr>
          <w:color w:val="252525"/>
          <w:highlight w:val="white"/>
        </w:rPr>
        <w:t>are mainly built i</w:t>
      </w:r>
      <w:r>
        <w:rPr>
          <w:color w:val="252525"/>
          <w:highlight w:val="white"/>
        </w:rPr>
        <w:t>n s</w:t>
      </w:r>
      <w:r w:rsidR="00266EA0">
        <w:rPr>
          <w:color w:val="252525"/>
          <w:highlight w:val="white"/>
        </w:rPr>
        <w:t>uburb areas. So fuel price may influence people</w:t>
      </w:r>
      <w:r>
        <w:rPr>
          <w:color w:val="252525"/>
          <w:highlight w:val="white"/>
        </w:rPr>
        <w:t>s</w:t>
      </w:r>
      <w:r w:rsidR="00266EA0">
        <w:rPr>
          <w:color w:val="252525"/>
          <w:highlight w:val="white"/>
        </w:rPr>
        <w:t>’</w:t>
      </w:r>
      <w:r>
        <w:rPr>
          <w:color w:val="252525"/>
          <w:highlight w:val="white"/>
        </w:rPr>
        <w:t xml:space="preserve"> visiting frequency.</w:t>
      </w:r>
    </w:p>
    <w:p w14:paraId="00474719" w14:textId="77777777" w:rsidR="00A3421B" w:rsidRDefault="00F8296C" w:rsidP="00174FE1">
      <w:pPr>
        <w:pStyle w:val="10"/>
        <w:spacing w:beforeLines="50" w:before="120"/>
        <w:jc w:val="both"/>
      </w:pPr>
      <w:r>
        <w:t>v.</w:t>
      </w:r>
      <w:r>
        <w:rPr>
          <w:u w:val="single"/>
        </w:rPr>
        <w:t xml:space="preserve"> CPI</w:t>
      </w:r>
      <w:r>
        <w:t>.</w:t>
      </w:r>
      <w:r w:rsidR="00266EA0">
        <w:t xml:space="preserve"> According to our knowledge in</w:t>
      </w:r>
      <w:r>
        <w:t xml:space="preserve"> economic</w:t>
      </w:r>
      <w:r w:rsidR="00266EA0">
        <w:t>s</w:t>
      </w:r>
      <w:r>
        <w:t>, Consumer Price Index would influence sales.</w:t>
      </w:r>
    </w:p>
    <w:p w14:paraId="497F48F2" w14:textId="77777777" w:rsidR="00266EA0" w:rsidRDefault="00F8296C" w:rsidP="00174FE1">
      <w:pPr>
        <w:pStyle w:val="10"/>
        <w:spacing w:beforeLines="50" w:before="120"/>
        <w:jc w:val="both"/>
      </w:pPr>
      <w:r>
        <w:t>vi.</w:t>
      </w:r>
      <w:r>
        <w:rPr>
          <w:u w:val="single"/>
        </w:rPr>
        <w:t xml:space="preserve"> Unemployment</w:t>
      </w:r>
      <w:r>
        <w:t>. This macroeconomic figure is a good indicator of people’s desire to buy.</w:t>
      </w:r>
    </w:p>
    <w:p w14:paraId="2DAE62EB" w14:textId="700747B2" w:rsidR="00A3421B" w:rsidRDefault="00F8296C" w:rsidP="00174FE1">
      <w:pPr>
        <w:pStyle w:val="10"/>
        <w:spacing w:beforeLines="50" w:before="120"/>
        <w:jc w:val="both"/>
        <w:rPr>
          <w:lang w:eastAsia="zh-CN"/>
        </w:rPr>
      </w:pPr>
      <w:r>
        <w:t xml:space="preserve">The last three are macroeconomic data, based on our knowledge in </w:t>
      </w:r>
      <w:proofErr w:type="gramStart"/>
      <w:r>
        <w:t>economics,</w:t>
      </w:r>
      <w:proofErr w:type="gramEnd"/>
      <w:r>
        <w:t xml:space="preserve"> </w:t>
      </w:r>
      <w:r w:rsidR="00266EA0">
        <w:t>these</w:t>
      </w:r>
      <w:r>
        <w:t xml:space="preserve"> would influence sales</w:t>
      </w:r>
      <w:r w:rsidR="00266EA0">
        <w:t xml:space="preserve"> in a certain degree</w:t>
      </w:r>
      <w:r>
        <w:t>. Such effect</w:t>
      </w:r>
      <w:r w:rsidR="003F47CB">
        <w:t>s are further validated by Wal-M</w:t>
      </w:r>
      <w:r>
        <w:t xml:space="preserve">art’s clients’ demographic information. </w:t>
      </w:r>
      <w:r w:rsidR="003F47CB">
        <w:rPr>
          <w:color w:val="252525"/>
          <w:highlight w:val="white"/>
        </w:rPr>
        <w:t>The average of US Wal-M</w:t>
      </w:r>
      <w:r>
        <w:rPr>
          <w:color w:val="252525"/>
          <w:highlight w:val="white"/>
        </w:rPr>
        <w:t>art customers’ income is below</w:t>
      </w:r>
      <w:r w:rsidR="003F47CB">
        <w:rPr>
          <w:color w:val="252525"/>
          <w:highlight w:val="white"/>
        </w:rPr>
        <w:t xml:space="preserve"> the national average, they tend</w:t>
      </w:r>
      <w:r>
        <w:rPr>
          <w:color w:val="252525"/>
          <w:highlight w:val="white"/>
        </w:rPr>
        <w:t xml:space="preserve"> to be the group of people who are more vulnerable to </w:t>
      </w:r>
      <w:r w:rsidR="003F47CB">
        <w:rPr>
          <w:color w:val="252525"/>
          <w:highlight w:val="white"/>
        </w:rPr>
        <w:t xml:space="preserve">seasonal unemployment changes, </w:t>
      </w:r>
      <w:r>
        <w:rPr>
          <w:color w:val="252525"/>
          <w:highlight w:val="white"/>
        </w:rPr>
        <w:t xml:space="preserve">fluctuation in fuel prices and CPI. A Wal-Mart financial report in 2006 also indicated that Wal-Mart customers are sensitive to higher utility costs and gas prices. </w:t>
      </w:r>
      <w:r>
        <w:t xml:space="preserve"> </w:t>
      </w:r>
    </w:p>
    <w:p w14:paraId="1615AD63" w14:textId="11921FF2" w:rsidR="008F5751" w:rsidRDefault="00F8296C" w:rsidP="00174FE1">
      <w:pPr>
        <w:pStyle w:val="10"/>
        <w:spacing w:beforeLines="50" w:before="120"/>
        <w:jc w:val="both"/>
        <w:rPr>
          <w:color w:val="auto"/>
        </w:rPr>
      </w:pPr>
      <w:r w:rsidRPr="00D4549D">
        <w:rPr>
          <w:color w:val="auto"/>
        </w:rPr>
        <w:t>The</w:t>
      </w:r>
      <w:r w:rsidR="003F47CB" w:rsidRPr="00D4549D">
        <w:rPr>
          <w:color w:val="auto"/>
        </w:rPr>
        <w:t xml:space="preserve"> challenges we meet in</w:t>
      </w:r>
      <w:r w:rsidR="003F47CB" w:rsidRPr="00D4549D">
        <w:rPr>
          <w:rFonts w:hint="eastAsia"/>
          <w:color w:val="auto"/>
          <w:lang w:eastAsia="zh-CN"/>
        </w:rPr>
        <w:t xml:space="preserve"> </w:t>
      </w:r>
      <w:r w:rsidR="003F47CB" w:rsidRPr="00D4549D">
        <w:rPr>
          <w:color w:val="auto"/>
          <w:lang w:eastAsia="zh-CN"/>
        </w:rPr>
        <w:t xml:space="preserve">the earlier stage of analysis </w:t>
      </w:r>
      <w:r w:rsidR="003F47CB" w:rsidRPr="00D4549D">
        <w:rPr>
          <w:color w:val="auto"/>
        </w:rPr>
        <w:t>mainly come</w:t>
      </w:r>
      <w:r w:rsidRPr="00D4549D">
        <w:rPr>
          <w:color w:val="auto"/>
        </w:rPr>
        <w:t xml:space="preserve"> from two aspects. The first is the large number of predicted values. We have 45 different stores and each store has 99 departments and that means we are going to need 45*99 predicted values for a single date. It will be a great change for building pre</w:t>
      </w:r>
      <w:r w:rsidR="003F47CB" w:rsidRPr="00D4549D">
        <w:rPr>
          <w:color w:val="auto"/>
        </w:rPr>
        <w:t xml:space="preserve">diction model. The second is </w:t>
      </w:r>
      <w:r w:rsidRPr="00D4549D">
        <w:rPr>
          <w:color w:val="auto"/>
        </w:rPr>
        <w:t>deal</w:t>
      </w:r>
      <w:r w:rsidR="003F47CB" w:rsidRPr="00D4549D">
        <w:rPr>
          <w:color w:val="auto"/>
        </w:rPr>
        <w:t>ing</w:t>
      </w:r>
      <w:r w:rsidRPr="00D4549D">
        <w:rPr>
          <w:color w:val="auto"/>
        </w:rPr>
        <w:t xml:space="preserve"> with missing </w:t>
      </w:r>
      <w:proofErr w:type="gramStart"/>
      <w:r w:rsidRPr="00D4549D">
        <w:rPr>
          <w:color w:val="auto"/>
        </w:rPr>
        <w:t>values,</w:t>
      </w:r>
      <w:proofErr w:type="gramEnd"/>
      <w:r w:rsidRPr="00D4549D">
        <w:rPr>
          <w:color w:val="auto"/>
        </w:rPr>
        <w:t xml:space="preserve"> we have large numbers of missing value</w:t>
      </w:r>
      <w:r w:rsidR="003F47CB" w:rsidRPr="00D4549D">
        <w:rPr>
          <w:color w:val="auto"/>
        </w:rPr>
        <w:t xml:space="preserve"> in Markdown, CPI, Unemployment</w:t>
      </w:r>
      <w:r w:rsidRPr="00D4549D">
        <w:rPr>
          <w:color w:val="auto"/>
        </w:rPr>
        <w:t xml:space="preserve">. We need to figure out a reliable way to deal with it in order to </w:t>
      </w:r>
      <w:r w:rsidR="003F47CB" w:rsidRPr="00D4549D">
        <w:rPr>
          <w:color w:val="auto"/>
        </w:rPr>
        <w:t xml:space="preserve">build </w:t>
      </w:r>
      <w:r w:rsidRPr="00D4549D">
        <w:rPr>
          <w:color w:val="auto"/>
        </w:rPr>
        <w:t>a reliable model.</w:t>
      </w:r>
    </w:p>
    <w:p w14:paraId="4DB0C569" w14:textId="0C865304" w:rsidR="00A3421B" w:rsidRDefault="008F5751" w:rsidP="008F5751">
      <w:pPr>
        <w:rPr>
          <w:color w:val="auto"/>
          <w:lang w:eastAsia="zh-CN"/>
        </w:rPr>
      </w:pPr>
      <w:r>
        <w:rPr>
          <w:color w:val="auto"/>
        </w:rPr>
        <w:br w:type="page"/>
      </w:r>
    </w:p>
    <w:p w14:paraId="0BA0ABF0" w14:textId="77777777" w:rsidR="009703B5" w:rsidRPr="00174FE1" w:rsidRDefault="00F8296C" w:rsidP="009703B5">
      <w:pPr>
        <w:pStyle w:val="1"/>
        <w:rPr>
          <w:rFonts w:ascii="Arial" w:hAnsi="Arial" w:cs="Arial"/>
          <w:b/>
          <w:sz w:val="28"/>
          <w:szCs w:val="28"/>
        </w:rPr>
      </w:pPr>
      <w:bookmarkStart w:id="1" w:name="_Toc261546283"/>
      <w:r w:rsidRPr="00174FE1">
        <w:rPr>
          <w:rFonts w:ascii="Arial" w:hAnsi="Arial" w:cs="Arial"/>
          <w:b/>
          <w:sz w:val="28"/>
          <w:szCs w:val="28"/>
        </w:rPr>
        <w:t>2. Preliminary Analysis</w:t>
      </w:r>
      <w:bookmarkEnd w:id="1"/>
    </w:p>
    <w:p w14:paraId="3782D989" w14:textId="2DF0C53E" w:rsidR="00A3421B" w:rsidRPr="00174FE1" w:rsidRDefault="00F8296C" w:rsidP="009703B5">
      <w:pPr>
        <w:pStyle w:val="2"/>
        <w:spacing w:before="0"/>
        <w:rPr>
          <w:rFonts w:ascii="Arial" w:hAnsi="Arial" w:cs="Arial"/>
          <w:sz w:val="24"/>
          <w:szCs w:val="24"/>
        </w:rPr>
      </w:pPr>
      <w:bookmarkStart w:id="2" w:name="_Toc261546284"/>
      <w:r w:rsidRPr="00174FE1">
        <w:rPr>
          <w:rFonts w:ascii="Arial" w:hAnsi="Arial" w:cs="Arial"/>
          <w:sz w:val="24"/>
          <w:szCs w:val="24"/>
        </w:rPr>
        <w:t>2.1 Data set overview</w:t>
      </w:r>
      <w:bookmarkEnd w:id="2"/>
    </w:p>
    <w:p w14:paraId="06D5F886" w14:textId="2FA108C7" w:rsidR="00174FE1" w:rsidRDefault="002515A3" w:rsidP="00174FE1">
      <w:pPr>
        <w:pStyle w:val="10"/>
        <w:spacing w:beforeLines="50" w:before="120" w:afterLines="50" w:after="120"/>
        <w:jc w:val="both"/>
      </w:pPr>
      <w:r>
        <w:t xml:space="preserve">We have 4 datasets in </w:t>
      </w:r>
      <w:proofErr w:type="gramStart"/>
      <w:r>
        <w:t>total,</w:t>
      </w:r>
      <w:proofErr w:type="gramEnd"/>
      <w:r>
        <w:t xml:space="preserve"> </w:t>
      </w:r>
      <w:r w:rsidR="005644C0">
        <w:t xml:space="preserve">these are </w:t>
      </w:r>
      <w:r w:rsidR="005644C0" w:rsidRPr="005644C0">
        <w:rPr>
          <w:i/>
          <w:u w:val="single"/>
        </w:rPr>
        <w:t>Features</w:t>
      </w:r>
      <w:r w:rsidR="005644C0">
        <w:t xml:space="preserve">, </w:t>
      </w:r>
      <w:r w:rsidR="005644C0" w:rsidRPr="005644C0">
        <w:rPr>
          <w:i/>
          <w:u w:val="single"/>
        </w:rPr>
        <w:t>Stores</w:t>
      </w:r>
      <w:r w:rsidR="005644C0">
        <w:t xml:space="preserve">, </w:t>
      </w:r>
      <w:r w:rsidR="005644C0" w:rsidRPr="005644C0">
        <w:rPr>
          <w:i/>
          <w:u w:val="single"/>
        </w:rPr>
        <w:t>Train</w:t>
      </w:r>
      <w:r w:rsidR="005644C0">
        <w:t xml:space="preserve">, and </w:t>
      </w:r>
      <w:r w:rsidR="005644C0" w:rsidRPr="005644C0">
        <w:rPr>
          <w:i/>
          <w:u w:val="single"/>
        </w:rPr>
        <w:t>Test</w:t>
      </w:r>
      <w:r w:rsidR="005644C0">
        <w:t>. In our analysis, we mainly use the first three datasets.</w:t>
      </w:r>
      <w:r w:rsidR="00174FE1" w:rsidRPr="00174FE1">
        <w:t xml:space="preserve"> </w:t>
      </w:r>
      <w:r w:rsidR="00174FE1">
        <w:t xml:space="preserve">Details of these datasets can be found in our proposal. </w:t>
      </w:r>
    </w:p>
    <w:p w14:paraId="49BACEE3" w14:textId="0CBDFFB4" w:rsidR="005644C0" w:rsidRPr="005644C0" w:rsidRDefault="00174FE1" w:rsidP="00174FE1">
      <w:pPr>
        <w:pStyle w:val="10"/>
        <w:spacing w:beforeLines="50" w:before="120" w:afterLines="50" w:after="120"/>
        <w:jc w:val="both"/>
        <w:rPr>
          <w:lang w:eastAsia="zh-CN"/>
        </w:rPr>
      </w:pPr>
      <w:r>
        <w:t>There are 45 stores, each with</w:t>
      </w:r>
      <w:r>
        <w:rPr>
          <w:rFonts w:hint="eastAsia"/>
          <w:lang w:eastAsia="zh-CN"/>
        </w:rPr>
        <w:t xml:space="preserve"> </w:t>
      </w:r>
      <w:r w:rsidR="005644C0">
        <w:t xml:space="preserve">99 departments. We have weekly sales data for these departments in different stores from 2010-02-05 to 2012-11-01. We also have features data of these 45 stores from 2010-01-05 to 2013-07-26. We use </w:t>
      </w:r>
      <w:r w:rsidR="003F7019">
        <w:t xml:space="preserve">the </w:t>
      </w:r>
      <w:r w:rsidR="005644C0">
        <w:t>data in 2010-02-05</w:t>
      </w:r>
      <w:r w:rsidR="003F7019">
        <w:t xml:space="preserve"> to 2012-11-01 as our training data to build models.</w:t>
      </w:r>
    </w:p>
    <w:p w14:paraId="1E9FC9D0" w14:textId="77777777" w:rsidR="003F7019" w:rsidRPr="00174FE1" w:rsidRDefault="003F7019" w:rsidP="009703B5">
      <w:pPr>
        <w:pStyle w:val="2"/>
        <w:spacing w:before="0"/>
        <w:rPr>
          <w:rFonts w:ascii="Arial" w:hAnsi="Arial" w:cs="Arial"/>
          <w:sz w:val="24"/>
          <w:szCs w:val="24"/>
        </w:rPr>
      </w:pPr>
      <w:bookmarkStart w:id="3" w:name="_Toc261546285"/>
      <w:r w:rsidRPr="00174FE1">
        <w:rPr>
          <w:rFonts w:ascii="Arial" w:hAnsi="Arial" w:cs="Arial"/>
          <w:sz w:val="24"/>
          <w:szCs w:val="24"/>
        </w:rPr>
        <w:t>2.2 Fit missing values</w:t>
      </w:r>
      <w:bookmarkEnd w:id="3"/>
    </w:p>
    <w:p w14:paraId="730DEC5A" w14:textId="5D4F73F2" w:rsidR="003F7019" w:rsidRDefault="003F7019" w:rsidP="00174FE1">
      <w:pPr>
        <w:pStyle w:val="10"/>
        <w:spacing w:beforeLines="50" w:before="120"/>
        <w:jc w:val="both"/>
      </w:pPr>
      <w:r>
        <w:t>For these</w:t>
      </w:r>
      <w:r w:rsidR="00F8296C">
        <w:t xml:space="preserve"> dataset</w:t>
      </w:r>
      <w:r>
        <w:t>s, there exist some</w:t>
      </w:r>
      <w:r w:rsidR="00F8296C">
        <w:t xml:space="preserve"> missing values in different variables through the time. From a further review, we found out that values of CPI and unemployment for all the 45 stores are all missed from </w:t>
      </w:r>
      <w:r>
        <w:t xml:space="preserve">2013-04-26 to </w:t>
      </w:r>
      <w:r w:rsidR="00F8296C">
        <w:t>2013</w:t>
      </w:r>
      <w:r>
        <w:t>-07-26.</w:t>
      </w:r>
    </w:p>
    <w:p w14:paraId="783136F2" w14:textId="77777777" w:rsidR="003F7019" w:rsidRDefault="003F7019" w:rsidP="00174FE1">
      <w:pPr>
        <w:pStyle w:val="10"/>
        <w:spacing w:beforeLines="50" w:before="120"/>
        <w:jc w:val="both"/>
      </w:pPr>
      <w:r>
        <w:rPr>
          <w:i/>
        </w:rPr>
        <w:t>Plot 1</w:t>
      </w:r>
      <w:r w:rsidR="00F8296C">
        <w:rPr>
          <w:i/>
        </w:rPr>
        <w:t xml:space="preserve"> </w:t>
      </w:r>
      <w:r w:rsidR="00F8296C">
        <w:t>shows the rel</w:t>
      </w:r>
      <w:r>
        <w:t xml:space="preserve">ationship between time and CPI. From this we can tell that CPIs </w:t>
      </w:r>
      <w:r w:rsidR="00D740EB">
        <w:t>of different stores have</w:t>
      </w:r>
      <w:r>
        <w:t xml:space="preserve"> a similar trend, </w:t>
      </w:r>
      <w:r w:rsidR="00D740EB">
        <w:t>though they vary</w:t>
      </w:r>
      <w:r>
        <w:t xml:space="preserve"> in their values signifi</w:t>
      </w:r>
      <w:r w:rsidR="00D740EB">
        <w:t xml:space="preserve">cantly. This is consistent with </w:t>
      </w:r>
      <w:r>
        <w:t>empirical studies that CPI is mostly influenced by the overall economic situation of the nation as a whole, while the exact values would vary according to local development level.</w:t>
      </w:r>
      <w:r w:rsidR="00D740EB">
        <w:t xml:space="preserve"> T</w:t>
      </w:r>
      <w:r w:rsidR="00F8296C">
        <w:t>ogeth</w:t>
      </w:r>
      <w:r w:rsidR="00D740EB">
        <w:t xml:space="preserve">er with its economical meaning, </w:t>
      </w:r>
      <w:r w:rsidR="00F8296C">
        <w:t xml:space="preserve">it is possible to predict its missing values using </w:t>
      </w:r>
      <w:r>
        <w:t xml:space="preserve">time series </w:t>
      </w:r>
      <w:r w:rsidR="00F8296C">
        <w:t xml:space="preserve">model. </w:t>
      </w:r>
    </w:p>
    <w:p w14:paraId="69B22C94" w14:textId="0A0DE35E" w:rsidR="003F7019" w:rsidRDefault="00855135">
      <w:pPr>
        <w:pStyle w:val="10"/>
        <w:jc w:val="both"/>
      </w:pPr>
      <w:r>
        <w:rPr>
          <w:noProof/>
          <w:lang w:eastAsia="zh-CN"/>
        </w:rPr>
        <w:drawing>
          <wp:inline distT="0" distB="0" distL="0" distR="0" wp14:anchorId="380A2B49" wp14:editId="164ED6E3">
            <wp:extent cx="5467350" cy="2276475"/>
            <wp:effectExtent l="0" t="0" r="1905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36526F8" w14:textId="5B06490A" w:rsidR="00A3421B" w:rsidRDefault="00715F14">
      <w:pPr>
        <w:pStyle w:val="10"/>
        <w:jc w:val="both"/>
      </w:pPr>
      <w:r>
        <w:rPr>
          <w:noProof/>
          <w:lang w:eastAsia="zh-CN"/>
        </w:rPr>
        <w:drawing>
          <wp:anchor distT="0" distB="0" distL="114300" distR="114300" simplePos="0" relativeHeight="251707392" behindDoc="0" locked="0" layoutInCell="1" allowOverlap="1" wp14:anchorId="10611878" wp14:editId="3B24F388">
            <wp:simplePos x="0" y="0"/>
            <wp:positionH relativeFrom="column">
              <wp:posOffset>47625</wp:posOffset>
            </wp:positionH>
            <wp:positionV relativeFrom="paragraph">
              <wp:posOffset>132715</wp:posOffset>
            </wp:positionV>
            <wp:extent cx="5419725" cy="21894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419725" cy="2189480"/>
                    </a:xfrm>
                    <a:prstGeom prst="rect">
                      <a:avLst/>
                    </a:prstGeom>
                  </pic:spPr>
                </pic:pic>
              </a:graphicData>
            </a:graphic>
            <wp14:sizeRelH relativeFrom="page">
              <wp14:pctWidth>0</wp14:pctWidth>
            </wp14:sizeRelH>
            <wp14:sizeRelV relativeFrom="page">
              <wp14:pctHeight>0</wp14:pctHeight>
            </wp14:sizeRelV>
          </wp:anchor>
        </w:drawing>
      </w:r>
    </w:p>
    <w:p w14:paraId="0A94E5F1" w14:textId="4EFA04C2" w:rsidR="00A3421B" w:rsidRDefault="00A3421B">
      <w:pPr>
        <w:pStyle w:val="10"/>
        <w:jc w:val="both"/>
      </w:pPr>
    </w:p>
    <w:p w14:paraId="0D460D1F" w14:textId="11020EEA" w:rsidR="003F7019" w:rsidRDefault="003F7019" w:rsidP="00D4549D">
      <w:pPr>
        <w:pStyle w:val="10"/>
        <w:jc w:val="center"/>
      </w:pPr>
    </w:p>
    <w:p w14:paraId="6545DFFF" w14:textId="77777777" w:rsidR="00D4549D" w:rsidRDefault="00D4549D" w:rsidP="003F7019">
      <w:pPr>
        <w:pStyle w:val="10"/>
        <w:jc w:val="both"/>
        <w:rPr>
          <w:lang w:eastAsia="zh-CN"/>
        </w:rPr>
      </w:pPr>
    </w:p>
    <w:p w14:paraId="44AF16D9" w14:textId="77777777" w:rsidR="00D4549D" w:rsidRDefault="00D4549D" w:rsidP="003F7019">
      <w:pPr>
        <w:pStyle w:val="10"/>
        <w:jc w:val="both"/>
        <w:rPr>
          <w:lang w:eastAsia="zh-CN"/>
        </w:rPr>
      </w:pPr>
    </w:p>
    <w:p w14:paraId="0C0C5B2D" w14:textId="77777777" w:rsidR="00D4549D" w:rsidRDefault="00D4549D" w:rsidP="003F7019">
      <w:pPr>
        <w:pStyle w:val="10"/>
        <w:jc w:val="both"/>
        <w:rPr>
          <w:lang w:eastAsia="zh-CN"/>
        </w:rPr>
      </w:pPr>
    </w:p>
    <w:p w14:paraId="2257F4C5" w14:textId="77777777" w:rsidR="00D4549D" w:rsidRDefault="00D4549D" w:rsidP="003F7019">
      <w:pPr>
        <w:pStyle w:val="10"/>
        <w:jc w:val="both"/>
        <w:rPr>
          <w:lang w:eastAsia="zh-CN"/>
        </w:rPr>
      </w:pPr>
    </w:p>
    <w:p w14:paraId="2355DD7E" w14:textId="77777777" w:rsidR="00D4549D" w:rsidRDefault="00D4549D" w:rsidP="003F7019">
      <w:pPr>
        <w:pStyle w:val="10"/>
        <w:jc w:val="both"/>
        <w:rPr>
          <w:lang w:eastAsia="zh-CN"/>
        </w:rPr>
      </w:pPr>
    </w:p>
    <w:p w14:paraId="511286BE" w14:textId="77777777" w:rsidR="00D4549D" w:rsidRDefault="00D4549D" w:rsidP="003F7019">
      <w:pPr>
        <w:pStyle w:val="10"/>
        <w:jc w:val="both"/>
        <w:rPr>
          <w:lang w:eastAsia="zh-CN"/>
        </w:rPr>
      </w:pPr>
    </w:p>
    <w:p w14:paraId="4EC8061B" w14:textId="77777777" w:rsidR="00D4549D" w:rsidRDefault="00D4549D" w:rsidP="003F7019">
      <w:pPr>
        <w:pStyle w:val="10"/>
        <w:jc w:val="both"/>
        <w:rPr>
          <w:lang w:eastAsia="zh-CN"/>
        </w:rPr>
      </w:pPr>
    </w:p>
    <w:p w14:paraId="0AE1697E" w14:textId="77777777" w:rsidR="00C72352" w:rsidRDefault="00C72352" w:rsidP="003F7019">
      <w:pPr>
        <w:pStyle w:val="10"/>
        <w:jc w:val="both"/>
      </w:pPr>
    </w:p>
    <w:p w14:paraId="532D3040" w14:textId="3EB91E15" w:rsidR="002515A3" w:rsidRDefault="00174FE1" w:rsidP="003F7019">
      <w:pPr>
        <w:pStyle w:val="10"/>
        <w:jc w:val="both"/>
      </w:pPr>
      <w:r>
        <w:rPr>
          <w:noProof/>
          <w:lang w:eastAsia="zh-CN"/>
        </w:rPr>
        <mc:AlternateContent>
          <mc:Choice Requires="wps">
            <w:drawing>
              <wp:anchor distT="0" distB="0" distL="114300" distR="114300" simplePos="0" relativeHeight="251659264" behindDoc="0" locked="0" layoutInCell="1" allowOverlap="1" wp14:anchorId="1D2E66C8" wp14:editId="5EC3D2BC">
                <wp:simplePos x="0" y="0"/>
                <wp:positionH relativeFrom="column">
                  <wp:posOffset>2286000</wp:posOffset>
                </wp:positionH>
                <wp:positionV relativeFrom="paragraph">
                  <wp:posOffset>325755</wp:posOffset>
                </wp:positionV>
                <wp:extent cx="685800"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993969" w14:textId="77777777" w:rsidR="00F55C4B" w:rsidRPr="002515A3" w:rsidRDefault="00F55C4B">
                            <w:pPr>
                              <w:rPr>
                                <w:szCs w:val="22"/>
                              </w:rPr>
                            </w:pPr>
                            <w:r w:rsidRPr="002515A3">
                              <w:rPr>
                                <w:szCs w:val="22"/>
                              </w:rPr>
                              <w:t>Plot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180pt;margin-top:25.65pt;width:54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" filled="f" stroked="f">
                <v:textbox>
                  <w:txbxContent>
                    <w:p w14:paraId="2C993969" w14:textId="77777777" w:rsidR="00F55C4B" w:rsidRPr="002515A3" w:rsidRDefault="00F55C4B">
                      <w:pPr>
                        <w:rPr>
                          <w:szCs w:val="22"/>
                        </w:rPr>
                      </w:pPr>
                      <w:r w:rsidRPr="002515A3">
                        <w:rPr>
                          <w:szCs w:val="22"/>
                        </w:rPr>
                        <w:t>Plot 1</w:t>
                      </w:r>
                    </w:p>
                  </w:txbxContent>
                </v:textbox>
                <w10:wrap type="square"/>
              </v:shape>
            </w:pict>
          </mc:Fallback>
        </mc:AlternateContent>
      </w:r>
    </w:p>
    <w:p w14:paraId="7A3757D1" w14:textId="316F7560" w:rsidR="00205925" w:rsidRDefault="00174FE1" w:rsidP="00174FE1">
      <w:pPr>
        <w:pStyle w:val="10"/>
        <w:spacing w:beforeLines="50" w:before="120" w:afterLines="50" w:after="120"/>
        <w:jc w:val="both"/>
        <w:rPr>
          <w:lang w:eastAsia="zh-CN"/>
        </w:rPr>
      </w:pPr>
      <w:r>
        <w:t>A same pattern is also found in unemployment rate, so we applied the same method to fill in the missing value of unemployment.</w:t>
      </w:r>
    </w:p>
    <w:p w14:paraId="211E39C5" w14:textId="480AEFC5" w:rsidR="00A3421B" w:rsidRDefault="00205925" w:rsidP="00890692">
      <w:pPr>
        <w:pStyle w:val="10"/>
        <w:spacing w:beforeLines="50" w:before="120" w:afterLines="50" w:after="120"/>
        <w:jc w:val="both"/>
        <w:rPr>
          <w:lang w:eastAsia="zh-CN"/>
        </w:rPr>
      </w:pPr>
      <w:r>
        <w:t>Markdowns are also variables that have missing values. Markd</w:t>
      </w:r>
      <w:r w:rsidR="00890692">
        <w:t xml:space="preserve">own data are only available </w:t>
      </w:r>
      <w:r w:rsidR="00890692">
        <w:rPr>
          <w:rFonts w:hint="eastAsia"/>
          <w:lang w:eastAsia="zh-CN"/>
        </w:rPr>
        <w:t>after</w:t>
      </w:r>
      <w:r w:rsidR="00B0314E">
        <w:rPr>
          <w:rFonts w:hint="eastAsia"/>
          <w:lang w:eastAsia="zh-CN"/>
        </w:rPr>
        <w:t xml:space="preserve"> </w:t>
      </w:r>
      <w:r w:rsidR="003F7019">
        <w:t xml:space="preserve">November 2010. For this part of data with Markdowns, there are missing values in different Markdown categories too. However, unlike CPI and unemployment, neither pattern nor other additional information do we have about it, so if we want to include it into the model, we need to do further analysis to see whether it really impacts weekly sales. </w:t>
      </w:r>
    </w:p>
    <w:p w14:paraId="1F9AF610" w14:textId="77777777" w:rsidR="00A3421B" w:rsidRPr="00174FE1" w:rsidRDefault="00F8296C" w:rsidP="009703B5">
      <w:pPr>
        <w:pStyle w:val="2"/>
        <w:spacing w:before="0"/>
        <w:rPr>
          <w:rFonts w:ascii="Arial" w:hAnsi="Arial" w:cs="Arial"/>
          <w:sz w:val="24"/>
          <w:szCs w:val="24"/>
        </w:rPr>
      </w:pPr>
      <w:bookmarkStart w:id="4" w:name="_Toc261546286"/>
      <w:r w:rsidRPr="00174FE1">
        <w:rPr>
          <w:rFonts w:ascii="Arial" w:hAnsi="Arial" w:cs="Arial"/>
          <w:sz w:val="24"/>
          <w:szCs w:val="24"/>
        </w:rPr>
        <w:t>2.3 Exploratory analysis</w:t>
      </w:r>
      <w:bookmarkEnd w:id="4"/>
    </w:p>
    <w:p w14:paraId="16DE7FD5" w14:textId="4265AB25" w:rsidR="00A3421B" w:rsidRPr="00D4549D" w:rsidRDefault="004F0C53" w:rsidP="00174FE1">
      <w:pPr>
        <w:pStyle w:val="10"/>
        <w:spacing w:beforeLines="50" w:before="120"/>
        <w:jc w:val="both"/>
        <w:rPr>
          <w:color w:val="auto"/>
        </w:rPr>
      </w:pPr>
      <w:r>
        <w:rPr>
          <w:noProof/>
          <w:lang w:eastAsia="zh-CN"/>
        </w:rPr>
        <mc:AlternateContent>
          <mc:Choice Requires="wps">
            <w:drawing>
              <wp:anchor distT="0" distB="0" distL="114300" distR="114300" simplePos="0" relativeHeight="251666432" behindDoc="0" locked="0" layoutInCell="1" allowOverlap="1" wp14:anchorId="148B93E1" wp14:editId="47408CB9">
                <wp:simplePos x="0" y="0"/>
                <wp:positionH relativeFrom="column">
                  <wp:posOffset>3886200</wp:posOffset>
                </wp:positionH>
                <wp:positionV relativeFrom="paragraph">
                  <wp:posOffset>676910</wp:posOffset>
                </wp:positionV>
                <wp:extent cx="24003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2400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53C195" w14:textId="77777777" w:rsidR="00F55C4B" w:rsidRDefault="00F55C4B" w:rsidP="00901DDE">
                            <w:pPr>
                              <w:pStyle w:val="10"/>
                              <w:jc w:val="both"/>
                            </w:pPr>
                            <w:r>
                              <w:t>Weekly Sales against MarkDown1</w:t>
                            </w:r>
                          </w:p>
                          <w:p w14:paraId="5336475F" w14:textId="77777777" w:rsidR="00F55C4B" w:rsidRDefault="00F55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306pt;margin-top:53.3pt;width:189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" filled="f" stroked="f">
                <v:textbox>
                  <w:txbxContent>
                    <w:p w14:paraId="2753C195" w14:textId="77777777" w:rsidR="00F55C4B" w:rsidRDefault="00F55C4B" w:rsidP="00901DDE">
                      <w:pPr>
                        <w:pStyle w:val="10"/>
                        <w:jc w:val="both"/>
                      </w:pPr>
                      <w:r>
                        <w:t>Weekly Sales against MarkDown1</w:t>
                      </w:r>
                    </w:p>
                    <w:p w14:paraId="5336475F" w14:textId="77777777" w:rsidR="00F55C4B" w:rsidRDefault="00F55C4B"/>
                  </w:txbxContent>
                </v:textbox>
                <w10:wrap type="square"/>
              </v:shape>
            </w:pict>
          </mc:Fallback>
        </mc:AlternateContent>
      </w:r>
      <w:r w:rsidR="00F8296C">
        <w:t>Firstly we tried to se</w:t>
      </w:r>
      <w:r w:rsidR="00D740EB">
        <w:t xml:space="preserve">e the relationship between the </w:t>
      </w:r>
      <w:r w:rsidR="00F8296C">
        <w:t xml:space="preserve">features to see if any dimension reduction could be made. </w:t>
      </w:r>
      <w:r w:rsidR="00F8296C" w:rsidRPr="00D4549D">
        <w:rPr>
          <w:color w:val="auto"/>
        </w:rPr>
        <w:t xml:space="preserve">The result </w:t>
      </w:r>
      <w:r w:rsidR="00D740EB" w:rsidRPr="00D4549D">
        <w:rPr>
          <w:color w:val="auto"/>
        </w:rPr>
        <w:t xml:space="preserve">is </w:t>
      </w:r>
      <w:r w:rsidR="00F8296C" w:rsidRPr="00D4549D">
        <w:rPr>
          <w:color w:val="auto"/>
        </w:rPr>
        <w:t>show</w:t>
      </w:r>
      <w:r w:rsidR="00D740EB" w:rsidRPr="00D4549D">
        <w:rPr>
          <w:color w:val="auto"/>
        </w:rPr>
        <w:t xml:space="preserve">n in </w:t>
      </w:r>
      <w:r w:rsidR="00D740EB" w:rsidRPr="00D4549D">
        <w:rPr>
          <w:i/>
          <w:color w:val="auto"/>
        </w:rPr>
        <w:t>Plot 2</w:t>
      </w:r>
      <w:r w:rsidR="00F8296C" w:rsidRPr="00D4549D">
        <w:rPr>
          <w:color w:val="auto"/>
        </w:rPr>
        <w:t xml:space="preserve">, these variables don’t have much correlation </w:t>
      </w:r>
      <w:r w:rsidR="00D4549D">
        <w:rPr>
          <w:rFonts w:hint="eastAsia"/>
          <w:color w:val="auto"/>
          <w:lang w:eastAsia="zh-CN"/>
        </w:rPr>
        <w:t>，</w:t>
      </w:r>
      <w:r w:rsidR="00F8296C" w:rsidRPr="00D4549D">
        <w:rPr>
          <w:color w:val="auto"/>
        </w:rPr>
        <w:t xml:space="preserve">the highest correlation is around 0.5, appears between unemployment and CPI. </w:t>
      </w:r>
    </w:p>
    <w:p w14:paraId="7306F1BC" w14:textId="7C1B67AF" w:rsidR="00D740EB" w:rsidRDefault="004F0C53">
      <w:pPr>
        <w:pStyle w:val="10"/>
        <w:jc w:val="both"/>
      </w:pPr>
      <w:r>
        <w:rPr>
          <w:noProof/>
          <w:lang w:eastAsia="zh-CN"/>
        </w:rPr>
        <w:drawing>
          <wp:anchor distT="0" distB="0" distL="114300" distR="114300" simplePos="0" relativeHeight="251667456" behindDoc="1" locked="0" layoutInCell="1" allowOverlap="1" wp14:anchorId="3A362B0A" wp14:editId="3C15F18B">
            <wp:simplePos x="0" y="0"/>
            <wp:positionH relativeFrom="column">
              <wp:posOffset>1924050</wp:posOffset>
            </wp:positionH>
            <wp:positionV relativeFrom="paragraph">
              <wp:posOffset>22860</wp:posOffset>
            </wp:positionV>
            <wp:extent cx="2190750" cy="1943100"/>
            <wp:effectExtent l="0" t="0" r="0" b="12700"/>
            <wp:wrapNone/>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190750" cy="1943100"/>
                    </a:xfrm>
                    <a:prstGeom prst="rect">
                      <a:avLst/>
                    </a:prstGeom>
                    <a:ln/>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56F4B596" wp14:editId="7674F83D">
            <wp:simplePos x="0" y="0"/>
            <wp:positionH relativeFrom="column">
              <wp:posOffset>-390525</wp:posOffset>
            </wp:positionH>
            <wp:positionV relativeFrom="paragraph">
              <wp:posOffset>22860</wp:posOffset>
            </wp:positionV>
            <wp:extent cx="2286000" cy="1943100"/>
            <wp:effectExtent l="0" t="0" r="0" b="1270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286000" cy="1943100"/>
                    </a:xfrm>
                    <a:prstGeom prst="rect">
                      <a:avLst/>
                    </a:prstGeom>
                    <a:ln/>
                  </pic:spPr>
                </pic:pic>
              </a:graphicData>
            </a:graphic>
            <wp14:sizeRelH relativeFrom="page">
              <wp14:pctWidth>0</wp14:pctWidth>
            </wp14:sizeRelH>
            <wp14:sizeRelV relativeFrom="page">
              <wp14:pctHeight>0</wp14:pctHeight>
            </wp14:sizeRelV>
          </wp:anchor>
        </w:drawing>
      </w:r>
    </w:p>
    <w:p w14:paraId="6C74B048" w14:textId="77777777" w:rsidR="00D740EB" w:rsidRDefault="00D740EB">
      <w:pPr>
        <w:pStyle w:val="10"/>
        <w:jc w:val="both"/>
      </w:pPr>
    </w:p>
    <w:p w14:paraId="539BA514" w14:textId="77777777" w:rsidR="00D740EB" w:rsidRDefault="006C48CE">
      <w:pPr>
        <w:pStyle w:val="10"/>
        <w:jc w:val="both"/>
      </w:pPr>
      <w:r>
        <w:rPr>
          <w:noProof/>
          <w:lang w:eastAsia="zh-CN"/>
        </w:rPr>
        <w:drawing>
          <wp:anchor distT="0" distB="0" distL="114300" distR="114300" simplePos="0" relativeHeight="251663360" behindDoc="1" locked="0" layoutInCell="1" allowOverlap="1" wp14:anchorId="31A87E5A" wp14:editId="73BF9F06">
            <wp:simplePos x="0" y="0"/>
            <wp:positionH relativeFrom="column">
              <wp:posOffset>4114800</wp:posOffset>
            </wp:positionH>
            <wp:positionV relativeFrom="paragraph">
              <wp:posOffset>83820</wp:posOffset>
            </wp:positionV>
            <wp:extent cx="2019300" cy="1600200"/>
            <wp:effectExtent l="0" t="0" r="0" b="0"/>
            <wp:wrapNone/>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019300" cy="1600200"/>
                    </a:xfrm>
                    <a:prstGeom prst="rect">
                      <a:avLst/>
                    </a:prstGeom>
                    <a:ln/>
                  </pic:spPr>
                </pic:pic>
              </a:graphicData>
            </a:graphic>
            <wp14:sizeRelH relativeFrom="page">
              <wp14:pctWidth>0</wp14:pctWidth>
            </wp14:sizeRelH>
            <wp14:sizeRelV relativeFrom="page">
              <wp14:pctHeight>0</wp14:pctHeight>
            </wp14:sizeRelV>
          </wp:anchor>
        </w:drawing>
      </w:r>
    </w:p>
    <w:p w14:paraId="1518D1E6" w14:textId="77777777" w:rsidR="00D740EB" w:rsidRDefault="00D740EB">
      <w:pPr>
        <w:pStyle w:val="10"/>
        <w:jc w:val="both"/>
      </w:pPr>
    </w:p>
    <w:p w14:paraId="74393207" w14:textId="77777777" w:rsidR="00D740EB" w:rsidRDefault="00D740EB">
      <w:pPr>
        <w:pStyle w:val="10"/>
        <w:jc w:val="both"/>
      </w:pPr>
    </w:p>
    <w:p w14:paraId="51412FB4" w14:textId="77777777" w:rsidR="00D740EB" w:rsidRDefault="00D740EB">
      <w:pPr>
        <w:pStyle w:val="10"/>
        <w:jc w:val="both"/>
      </w:pPr>
    </w:p>
    <w:p w14:paraId="4CCFDB4A" w14:textId="77777777" w:rsidR="00D740EB" w:rsidRDefault="00D740EB">
      <w:pPr>
        <w:pStyle w:val="10"/>
        <w:jc w:val="both"/>
      </w:pPr>
    </w:p>
    <w:p w14:paraId="5D1C89FC" w14:textId="77777777" w:rsidR="00D740EB" w:rsidRDefault="00D740EB">
      <w:pPr>
        <w:pStyle w:val="10"/>
        <w:jc w:val="both"/>
      </w:pPr>
    </w:p>
    <w:p w14:paraId="2AE67C2A" w14:textId="77777777" w:rsidR="00D740EB" w:rsidRDefault="00D740EB">
      <w:pPr>
        <w:pStyle w:val="10"/>
        <w:jc w:val="both"/>
      </w:pPr>
    </w:p>
    <w:p w14:paraId="67361526" w14:textId="77777777" w:rsidR="00D740EB" w:rsidRDefault="00D740EB">
      <w:pPr>
        <w:pStyle w:val="10"/>
        <w:jc w:val="both"/>
      </w:pPr>
    </w:p>
    <w:p w14:paraId="20D62DFF" w14:textId="77777777" w:rsidR="00D740EB" w:rsidRDefault="00D740EB">
      <w:pPr>
        <w:pStyle w:val="10"/>
        <w:jc w:val="both"/>
      </w:pPr>
    </w:p>
    <w:p w14:paraId="7194490B" w14:textId="110E8A2E" w:rsidR="00A3421B" w:rsidRDefault="006C48CE">
      <w:pPr>
        <w:pStyle w:val="10"/>
        <w:jc w:val="both"/>
        <w:rPr>
          <w:lang w:eastAsia="zh-CN"/>
        </w:rPr>
      </w:pPr>
      <w:r>
        <w:rPr>
          <w:noProof/>
          <w:lang w:eastAsia="zh-CN"/>
        </w:rPr>
        <mc:AlternateContent>
          <mc:Choice Requires="wps">
            <w:drawing>
              <wp:anchor distT="0" distB="0" distL="114300" distR="114300" simplePos="0" relativeHeight="251669504" behindDoc="0" locked="0" layoutInCell="1" allowOverlap="1" wp14:anchorId="3F0FB93B" wp14:editId="5941D02B">
                <wp:simplePos x="0" y="0"/>
                <wp:positionH relativeFrom="column">
                  <wp:posOffset>4800600</wp:posOffset>
                </wp:positionH>
                <wp:positionV relativeFrom="paragraph">
                  <wp:posOffset>139700</wp:posOffset>
                </wp:positionV>
                <wp:extent cx="9144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A2A6D7" w14:textId="77777777" w:rsidR="00F55C4B" w:rsidRDefault="00F55C4B" w:rsidP="006C48CE">
                            <w:r>
                              <w:t>Plot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28" type="#_x0000_t202" style="position:absolute;left:0;text-align:left;margin-left:378pt;margin-top:11pt;width:1in;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QLXs8CAAAW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" filled="f" stroked="f">
                <v:textbox>
                  <w:txbxContent>
                    <w:p w14:paraId="5AA2A6D7" w14:textId="77777777" w:rsidR="00F55C4B" w:rsidRDefault="00F55C4B" w:rsidP="006C48CE">
                      <w:r>
                        <w:t>Plot 4</w:t>
                      </w:r>
                    </w:p>
                  </w:txbxContent>
                </v:textbox>
                <w10:wrap type="squar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4CDBE341" wp14:editId="2AAA0217">
                <wp:simplePos x="0" y="0"/>
                <wp:positionH relativeFrom="column">
                  <wp:posOffset>2628900</wp:posOffset>
                </wp:positionH>
                <wp:positionV relativeFrom="paragraph">
                  <wp:posOffset>139700</wp:posOffset>
                </wp:positionV>
                <wp:extent cx="914400"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B4E5F9" w14:textId="77777777" w:rsidR="00F55C4B" w:rsidRDefault="00F55C4B" w:rsidP="00901DDE">
                            <w:r>
                              <w:t>Plot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left:0;text-align:left;margin-left:207pt;margin-top:11pt;width:1in;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" filled="f" stroked="f">
                <v:textbox>
                  <w:txbxContent>
                    <w:p w14:paraId="08B4E5F9" w14:textId="77777777" w:rsidR="00F55C4B" w:rsidRDefault="00F55C4B" w:rsidP="00901DDE">
                      <w:r>
                        <w:t>Plot 3</w:t>
                      </w:r>
                    </w:p>
                  </w:txbxContent>
                </v:textbox>
                <w10:wrap type="square"/>
              </v:shape>
            </w:pict>
          </mc:Fallback>
        </mc:AlternateContent>
      </w:r>
      <w:r w:rsidR="00D740EB">
        <w:rPr>
          <w:noProof/>
          <w:lang w:eastAsia="zh-CN"/>
        </w:rPr>
        <mc:AlternateContent>
          <mc:Choice Requires="wps">
            <w:drawing>
              <wp:anchor distT="0" distB="0" distL="114300" distR="114300" simplePos="0" relativeHeight="251662336" behindDoc="0" locked="0" layoutInCell="1" allowOverlap="1" wp14:anchorId="571EFF26" wp14:editId="5B2F49FE">
                <wp:simplePos x="0" y="0"/>
                <wp:positionH relativeFrom="column">
                  <wp:posOffset>914400</wp:posOffset>
                </wp:positionH>
                <wp:positionV relativeFrom="paragraph">
                  <wp:posOffset>139700</wp:posOffset>
                </wp:positionV>
                <wp:extent cx="91440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465505" w14:textId="77777777" w:rsidR="00F55C4B" w:rsidRDefault="00F55C4B">
                            <w:r>
                              <w:t>Plot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1in;margin-top:11pt;width:1in;height: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" filled="f" stroked="f">
                <v:textbox>
                  <w:txbxContent>
                    <w:p w14:paraId="5D465505" w14:textId="77777777" w:rsidR="00F55C4B" w:rsidRDefault="00F55C4B">
                      <w:r>
                        <w:t>Plot 2</w:t>
                      </w:r>
                    </w:p>
                  </w:txbxContent>
                </v:textbox>
                <w10:wrap type="square"/>
              </v:shape>
            </w:pict>
          </mc:Fallback>
        </mc:AlternateContent>
      </w:r>
    </w:p>
    <w:p w14:paraId="75D7B53D" w14:textId="77777777" w:rsidR="00174FE1" w:rsidRDefault="00174FE1">
      <w:pPr>
        <w:pStyle w:val="10"/>
        <w:jc w:val="both"/>
        <w:rPr>
          <w:lang w:eastAsia="zh-CN"/>
        </w:rPr>
      </w:pPr>
    </w:p>
    <w:p w14:paraId="3A31F724" w14:textId="2A797872" w:rsidR="00A3421B" w:rsidRPr="00174FE1" w:rsidRDefault="00901DDE" w:rsidP="00174FE1">
      <w:pPr>
        <w:pStyle w:val="10"/>
        <w:spacing w:beforeLines="50" w:before="120"/>
        <w:jc w:val="both"/>
        <w:rPr>
          <w:color w:val="365F91" w:themeColor="accent1" w:themeShade="BF"/>
          <w:lang w:eastAsia="zh-CN"/>
        </w:rPr>
      </w:pPr>
      <w:r>
        <w:t xml:space="preserve">Since there exist </w:t>
      </w:r>
      <w:r w:rsidR="00F8296C">
        <w:t>a large scale of miss</w:t>
      </w:r>
      <w:r>
        <w:t>ing</w:t>
      </w:r>
      <w:r w:rsidR="00F8296C">
        <w:t xml:space="preserve"> value</w:t>
      </w:r>
      <w:r>
        <w:t>s in Markdowns</w:t>
      </w:r>
      <w:r w:rsidR="00F8296C">
        <w:t xml:space="preserve"> with unknow</w:t>
      </w:r>
      <w:r w:rsidR="006C48CE">
        <w:t>n pattern, we tried to see if they</w:t>
      </w:r>
      <w:r w:rsidR="00F8296C">
        <w:t xml:space="preserve"> really influence weekly s</w:t>
      </w:r>
      <w:r w:rsidR="006C48CE">
        <w:t>ales. T</w:t>
      </w:r>
      <w:r>
        <w:t>he result is shown in</w:t>
      </w:r>
      <w:r w:rsidRPr="00901DDE">
        <w:rPr>
          <w:i/>
        </w:rPr>
        <w:t xml:space="preserve"> Plot </w:t>
      </w:r>
      <w:r w:rsidR="006C48CE">
        <w:rPr>
          <w:i/>
        </w:rPr>
        <w:t>3</w:t>
      </w:r>
      <w:r w:rsidR="00F8296C">
        <w:t>, we find that the correlation bet</w:t>
      </w:r>
      <w:r>
        <w:t>ween weekly sales and the five M</w:t>
      </w:r>
      <w:r w:rsidR="00F8296C">
        <w:t>arkdowns</w:t>
      </w:r>
      <w:r>
        <w:t xml:space="preserve"> </w:t>
      </w:r>
      <w:r w:rsidR="00F8296C">
        <w:t>(exclude missing value</w:t>
      </w:r>
      <w:r>
        <w:t>s</w:t>
      </w:r>
      <w:r w:rsidR="00F8296C">
        <w:t xml:space="preserve">) are </w:t>
      </w:r>
      <w:r>
        <w:t xml:space="preserve">very weak. </w:t>
      </w:r>
      <w:r w:rsidR="006C48CE">
        <w:t xml:space="preserve">A detailed plot of the relationship between Weekly sales and Markdown1 is shown in </w:t>
      </w:r>
      <w:r w:rsidR="006C48CE" w:rsidRPr="006C48CE">
        <w:rPr>
          <w:i/>
        </w:rPr>
        <w:t>Plot 4</w:t>
      </w:r>
      <w:r w:rsidR="006C48CE">
        <w:t>. For most of the stores</w:t>
      </w:r>
      <w:r w:rsidR="00B76D6D">
        <w:t>, M</w:t>
      </w:r>
      <w:r w:rsidR="006C48CE">
        <w:t>arkdown1 has a</w:t>
      </w:r>
      <w:r w:rsidR="00B76D6D">
        <w:t xml:space="preserve"> little impact on weekly sales. Considering the complexity of our model,</w:t>
      </w:r>
      <w:r w:rsidR="00F8296C">
        <w:t xml:space="preserve"> we no longer </w:t>
      </w:r>
      <w:r w:rsidR="00B76D6D">
        <w:t xml:space="preserve">include </w:t>
      </w:r>
      <w:r w:rsidR="00F8296C">
        <w:t xml:space="preserve">markdowns in </w:t>
      </w:r>
      <w:r w:rsidR="00B76D6D">
        <w:t xml:space="preserve">our </w:t>
      </w:r>
      <w:r w:rsidR="00F8296C">
        <w:t>following analysis.</w:t>
      </w:r>
      <w:r w:rsidR="006C48CE">
        <w:t xml:space="preserve"> </w:t>
      </w:r>
    </w:p>
    <w:p w14:paraId="1EA81E1B" w14:textId="750FCB2B" w:rsidR="002515A3" w:rsidRDefault="004F0C53" w:rsidP="00174FE1">
      <w:pPr>
        <w:pStyle w:val="10"/>
        <w:spacing w:beforeLines="50" w:before="120"/>
        <w:jc w:val="both"/>
      </w:pPr>
      <w:r>
        <w:rPr>
          <w:noProof/>
          <w:lang w:eastAsia="zh-CN"/>
        </w:rPr>
        <w:drawing>
          <wp:anchor distT="0" distB="0" distL="114300" distR="114300" simplePos="0" relativeHeight="251675648" behindDoc="0" locked="0" layoutInCell="1" allowOverlap="1" wp14:anchorId="40367269" wp14:editId="5A67AA7C">
            <wp:simplePos x="0" y="0"/>
            <wp:positionH relativeFrom="column">
              <wp:posOffset>4114800</wp:posOffset>
            </wp:positionH>
            <wp:positionV relativeFrom="paragraph">
              <wp:posOffset>666115</wp:posOffset>
            </wp:positionV>
            <wp:extent cx="2457450" cy="1753870"/>
            <wp:effectExtent l="0" t="0" r="6350" b="0"/>
            <wp:wrapNone/>
            <wp:docPr id="20" name="Picture 20" descr="Macintosh HD:Users:Carol:Desktop:2014 Spring:Applied Data Science:team_27:FinalProject:Results:St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ol:Desktop:2014 Spring:Applied Data Science:team_27:FinalProject:Results:Stor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45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2576" behindDoc="1" locked="0" layoutInCell="1" allowOverlap="1" wp14:anchorId="5C5766D5" wp14:editId="4EED866D">
            <wp:simplePos x="0" y="0"/>
            <wp:positionH relativeFrom="column">
              <wp:posOffset>1943100</wp:posOffset>
            </wp:positionH>
            <wp:positionV relativeFrom="paragraph">
              <wp:posOffset>666115</wp:posOffset>
            </wp:positionV>
            <wp:extent cx="2190750" cy="1889760"/>
            <wp:effectExtent l="0" t="0" r="0" b="0"/>
            <wp:wrapNone/>
            <wp:docPr id="18" name="图片 18" descr="Macintosh HD:Users:Carol:Desktop:2014 Spring:Applied Data Science:team_27:FinalProject:Results:Store_1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ol:Desktop:2014 Spring:Applied Data Science:team_27:FinalProject:Results:Store_1_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0" cy="18897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B76D6D">
        <w:rPr>
          <w:noProof/>
          <w:lang w:eastAsia="zh-CN"/>
        </w:rPr>
        <w:drawing>
          <wp:anchor distT="0" distB="0" distL="114300" distR="114300" simplePos="0" relativeHeight="251670528" behindDoc="1" locked="0" layoutInCell="1" allowOverlap="1" wp14:anchorId="413EB49C" wp14:editId="51C9D93B">
            <wp:simplePos x="0" y="0"/>
            <wp:positionH relativeFrom="column">
              <wp:posOffset>-571500</wp:posOffset>
            </wp:positionH>
            <wp:positionV relativeFrom="paragraph">
              <wp:posOffset>666115</wp:posOffset>
            </wp:positionV>
            <wp:extent cx="2660650" cy="1823720"/>
            <wp:effectExtent l="0" t="0" r="6350" b="508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ol:Desktop:2014 Spring:Applied Data Science:team_27:FinalProject:Results:Type_Siz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60650" cy="18237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76D6D">
        <w:t xml:space="preserve">The relationship of Type and Size in each store is shown in </w:t>
      </w:r>
      <w:r w:rsidR="00B76D6D" w:rsidRPr="00B76D6D">
        <w:rPr>
          <w:i/>
        </w:rPr>
        <w:t>Plot 5</w:t>
      </w:r>
      <w:r w:rsidR="00B76D6D">
        <w:t xml:space="preserve">. </w:t>
      </w:r>
      <w:r w:rsidR="00360F6A">
        <w:t>For different types, we can see significant differences in stores’ size. Although there are some ‘unusual’ cases in each type, like store 3 and store 5 in Type B, store 33 and store 36 in Type A, in most cases, different Type represents different levels of store size.</w:t>
      </w:r>
    </w:p>
    <w:p w14:paraId="014D388F" w14:textId="69662A4A" w:rsidR="00B76D6D" w:rsidRDefault="00B76D6D">
      <w:pPr>
        <w:pStyle w:val="10"/>
        <w:jc w:val="both"/>
      </w:pPr>
    </w:p>
    <w:p w14:paraId="0A7F79CE" w14:textId="77777777" w:rsidR="00B76D6D" w:rsidRDefault="00B76D6D">
      <w:pPr>
        <w:pStyle w:val="10"/>
        <w:jc w:val="both"/>
      </w:pPr>
    </w:p>
    <w:p w14:paraId="57707B9F" w14:textId="77777777" w:rsidR="00B76D6D" w:rsidRDefault="00B76D6D">
      <w:pPr>
        <w:pStyle w:val="10"/>
        <w:jc w:val="both"/>
      </w:pPr>
    </w:p>
    <w:p w14:paraId="1143796A" w14:textId="77777777" w:rsidR="00B76D6D" w:rsidRDefault="00B76D6D">
      <w:pPr>
        <w:pStyle w:val="10"/>
        <w:jc w:val="both"/>
      </w:pPr>
    </w:p>
    <w:p w14:paraId="64958FDA" w14:textId="77777777" w:rsidR="00B76D6D" w:rsidRDefault="00B76D6D">
      <w:pPr>
        <w:pStyle w:val="10"/>
        <w:jc w:val="both"/>
      </w:pPr>
    </w:p>
    <w:p w14:paraId="58BC8ED0" w14:textId="77777777" w:rsidR="00B76D6D" w:rsidRDefault="00B76D6D">
      <w:pPr>
        <w:pStyle w:val="10"/>
        <w:jc w:val="both"/>
      </w:pPr>
    </w:p>
    <w:p w14:paraId="7A781BC0" w14:textId="094AE742" w:rsidR="009703B5" w:rsidRDefault="004F0C53">
      <w:pPr>
        <w:pStyle w:val="10"/>
        <w:jc w:val="both"/>
        <w:rPr>
          <w:lang w:eastAsia="zh-CN"/>
        </w:rPr>
      </w:pPr>
      <w:r>
        <w:rPr>
          <w:noProof/>
          <w:lang w:eastAsia="zh-CN"/>
        </w:rPr>
        <mc:AlternateContent>
          <mc:Choice Requires="wps">
            <w:drawing>
              <wp:anchor distT="0" distB="0" distL="114300" distR="114300" simplePos="0" relativeHeight="251677696" behindDoc="0" locked="0" layoutInCell="1" allowOverlap="1" wp14:anchorId="290D78E0" wp14:editId="0C67D327">
                <wp:simplePos x="0" y="0"/>
                <wp:positionH relativeFrom="column">
                  <wp:posOffset>4959985</wp:posOffset>
                </wp:positionH>
                <wp:positionV relativeFrom="paragraph">
                  <wp:posOffset>456565</wp:posOffset>
                </wp:positionV>
                <wp:extent cx="57150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3E141A" w14:textId="77777777" w:rsidR="00F55C4B" w:rsidRDefault="00F55C4B" w:rsidP="00E22F8A">
                            <w:r>
                              <w:t>Plot 7 767 6665\66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1" type="#_x0000_t202" style="position:absolute;left:0;text-align:left;margin-left:390.55pt;margin-top:35.95pt;width:45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" filled="f" stroked="f">
                <v:textbox>
                  <w:txbxContent>
                    <w:p w14:paraId="193E141A" w14:textId="77777777" w:rsidR="00F55C4B" w:rsidRDefault="00F55C4B" w:rsidP="00E22F8A">
                      <w:r>
                        <w:t>Plot 7 767 6665\66</w:t>
                      </w:r>
                    </w:p>
                  </w:txbxContent>
                </v:textbox>
                <w10:wrap type="square"/>
              </v:shape>
            </w:pict>
          </mc:Fallback>
        </mc:AlternateContent>
      </w:r>
      <w:r>
        <w:rPr>
          <w:noProof/>
          <w:lang w:eastAsia="zh-CN"/>
        </w:rPr>
        <mc:AlternateContent>
          <mc:Choice Requires="wps">
            <w:drawing>
              <wp:anchor distT="0" distB="0" distL="114300" distR="114300" simplePos="0" relativeHeight="251674624" behindDoc="0" locked="0" layoutInCell="1" allowOverlap="1" wp14:anchorId="12139CC5" wp14:editId="0E9C7912">
                <wp:simplePos x="0" y="0"/>
                <wp:positionH relativeFrom="column">
                  <wp:posOffset>2743200</wp:posOffset>
                </wp:positionH>
                <wp:positionV relativeFrom="paragraph">
                  <wp:posOffset>456565</wp:posOffset>
                </wp:positionV>
                <wp:extent cx="57150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FDD30C" w14:textId="5B5F7AD3" w:rsidR="00F55C4B" w:rsidRDefault="00F55C4B" w:rsidP="00E22F8A">
                            <w:r>
                              <w:t xml:space="preserve">Plot 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2" type="#_x0000_t202" style="position:absolute;left:0;text-align:left;margin-left:3in;margin-top:35.95pt;width:45pt;height: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" filled="f" stroked="f">
                <v:textbox>
                  <w:txbxContent>
                    <w:p w14:paraId="67FDD30C" w14:textId="5B5F7AD3" w:rsidR="00F55C4B" w:rsidRDefault="00F55C4B" w:rsidP="00E22F8A">
                      <w:r>
                        <w:t xml:space="preserve">Plot 6  </w:t>
                      </w:r>
                    </w:p>
                  </w:txbxContent>
                </v:textbox>
                <w10:wrap type="square"/>
              </v:shape>
            </w:pict>
          </mc:Fallback>
        </mc:AlternateContent>
      </w:r>
      <w:r>
        <w:rPr>
          <w:noProof/>
          <w:lang w:eastAsia="zh-CN"/>
        </w:rPr>
        <mc:AlternateContent>
          <mc:Choice Requires="wps">
            <w:drawing>
              <wp:anchor distT="0" distB="0" distL="114300" distR="114300" simplePos="0" relativeHeight="251671552" behindDoc="0" locked="0" layoutInCell="1" allowOverlap="1" wp14:anchorId="4F7AB100" wp14:editId="5F641B2A">
                <wp:simplePos x="0" y="0"/>
                <wp:positionH relativeFrom="column">
                  <wp:posOffset>457200</wp:posOffset>
                </wp:positionH>
                <wp:positionV relativeFrom="paragraph">
                  <wp:posOffset>456565</wp:posOffset>
                </wp:positionV>
                <wp:extent cx="57150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A8E974" w14:textId="77777777" w:rsidR="00F55C4B" w:rsidRDefault="00F55C4B">
                            <w:r>
                              <w:t>Plot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3" type="#_x0000_t202" style="position:absolute;left:0;text-align:left;margin-left:36pt;margin-top:35.95pt;width:4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" filled="f" stroked="f">
                <v:textbox>
                  <w:txbxContent>
                    <w:p w14:paraId="44A8E974" w14:textId="77777777" w:rsidR="00F55C4B" w:rsidRDefault="00F55C4B">
                      <w:r>
                        <w:t>Plot 5</w:t>
                      </w:r>
                    </w:p>
                  </w:txbxContent>
                </v:textbox>
                <w10:wrap type="square"/>
              </v:shape>
            </w:pict>
          </mc:Fallback>
        </mc:AlternateContent>
      </w:r>
    </w:p>
    <w:p w14:paraId="44E6B116" w14:textId="265A7751" w:rsidR="00764008" w:rsidRDefault="00360F6A" w:rsidP="004F0C53">
      <w:pPr>
        <w:pStyle w:val="10"/>
        <w:spacing w:beforeLines="50" w:before="120"/>
        <w:jc w:val="both"/>
        <w:rPr>
          <w:lang w:eastAsia="zh-CN"/>
        </w:rPr>
      </w:pPr>
      <w:r>
        <w:t xml:space="preserve">Using Store 1 for further exploratory analysis, </w:t>
      </w:r>
      <w:r w:rsidR="00E22F8A">
        <w:t>we plot whether this week contains a holiday against tim</w:t>
      </w:r>
      <w:r w:rsidR="00764008">
        <w:t xml:space="preserve">e and weekly sales against time, </w:t>
      </w:r>
      <w:r w:rsidR="00E22F8A">
        <w:t xml:space="preserve">as shown in </w:t>
      </w:r>
      <w:r w:rsidR="00E22F8A" w:rsidRPr="00E22F8A">
        <w:rPr>
          <w:i/>
        </w:rPr>
        <w:t>Plot 6</w:t>
      </w:r>
      <w:r w:rsidR="00E22F8A">
        <w:t xml:space="preserve">. </w:t>
      </w:r>
      <w:r w:rsidR="00E22F8A" w:rsidRPr="00E22F8A">
        <w:rPr>
          <w:i/>
        </w:rPr>
        <w:t>Plot 7</w:t>
      </w:r>
      <w:r w:rsidR="00E22F8A">
        <w:rPr>
          <w:i/>
        </w:rPr>
        <w:t xml:space="preserve"> </w:t>
      </w:r>
      <w:r w:rsidR="00E22F8A">
        <w:t xml:space="preserve">shows the average monthly sales from 2010-02-05 to 2012-11-01 for Store 1. We can see that weekly sales fluctuate with the existence of certain holiday, Thanks Giving Day and Christmas. There are </w:t>
      </w:r>
      <w:r w:rsidR="00EB5F20">
        <w:t>significant seasonal effects in average monthly sales. There is a slight year effect in the increase of average monthly sales.</w:t>
      </w:r>
      <w:r w:rsidR="00764008">
        <w:t xml:space="preserve"> </w:t>
      </w:r>
    </w:p>
    <w:p w14:paraId="29134015" w14:textId="030F7AAF" w:rsidR="00B76D6D" w:rsidRDefault="00715F14" w:rsidP="004F0C53">
      <w:pPr>
        <w:pStyle w:val="10"/>
        <w:spacing w:beforeLines="50" w:before="120"/>
        <w:jc w:val="both"/>
        <w:rPr>
          <w:color w:val="auto"/>
          <w:lang w:eastAsia="zh-CN"/>
        </w:rPr>
      </w:pPr>
      <w:r>
        <w:rPr>
          <w:b/>
          <w:noProof/>
          <w:sz w:val="28"/>
          <w:lang w:eastAsia="zh-CN"/>
        </w:rPr>
        <w:drawing>
          <wp:anchor distT="0" distB="0" distL="114300" distR="114300" simplePos="0" relativeHeight="251680768" behindDoc="1" locked="0" layoutInCell="1" allowOverlap="1" wp14:anchorId="3D36F9BF" wp14:editId="30DFAC64">
            <wp:simplePos x="0" y="0"/>
            <wp:positionH relativeFrom="column">
              <wp:posOffset>2981325</wp:posOffset>
            </wp:positionH>
            <wp:positionV relativeFrom="paragraph">
              <wp:posOffset>100965</wp:posOffset>
            </wp:positionV>
            <wp:extent cx="3181350" cy="2105025"/>
            <wp:effectExtent l="0" t="0" r="0" b="3175"/>
            <wp:wrapNone/>
            <wp:docPr id="23" name="Picture 23" descr="Macintosh HD:Users:Carol:Desktop:2014 Spring:Applied Data Science:team_27:FinalProject:Results:result_h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ol:Desktop:2014 Spring:Applied Data Science:team_27:FinalProject:Results:result_hclus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35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4008" w:rsidRPr="00764008">
        <w:rPr>
          <w:color w:val="auto"/>
        </w:rPr>
        <w:t>The situations of date</w:t>
      </w:r>
      <w:r w:rsidR="00764008">
        <w:rPr>
          <w:color w:val="auto"/>
        </w:rPr>
        <w:t xml:space="preserve"> against weekly sales</w:t>
      </w:r>
      <w:r w:rsidR="00764008" w:rsidRPr="00764008">
        <w:rPr>
          <w:color w:val="auto"/>
        </w:rPr>
        <w:t xml:space="preserve"> for 45 stores </w:t>
      </w:r>
      <w:r w:rsidR="00764008">
        <w:rPr>
          <w:color w:val="auto"/>
        </w:rPr>
        <w:t xml:space="preserve">in different years </w:t>
      </w:r>
      <w:r w:rsidR="00764008" w:rsidRPr="00764008">
        <w:rPr>
          <w:color w:val="auto"/>
        </w:rPr>
        <w:t xml:space="preserve">are shown in </w:t>
      </w:r>
      <w:r w:rsidR="00764008" w:rsidRPr="00764008">
        <w:rPr>
          <w:i/>
          <w:color w:val="auto"/>
        </w:rPr>
        <w:t>Plot 8</w:t>
      </w:r>
      <w:r w:rsidR="00764008" w:rsidRPr="00764008">
        <w:rPr>
          <w:color w:val="auto"/>
        </w:rPr>
        <w:t xml:space="preserve">. </w:t>
      </w:r>
    </w:p>
    <w:p w14:paraId="445E528A" w14:textId="53692078" w:rsidR="00D4549D" w:rsidRDefault="00715F14">
      <w:pPr>
        <w:pStyle w:val="10"/>
        <w:jc w:val="both"/>
        <w:rPr>
          <w:color w:val="auto"/>
          <w:lang w:eastAsia="zh-CN"/>
        </w:rPr>
      </w:pPr>
      <w:r>
        <w:rPr>
          <w:noProof/>
          <w:lang w:eastAsia="zh-CN"/>
        </w:rPr>
        <w:drawing>
          <wp:anchor distT="0" distB="0" distL="114300" distR="114300" simplePos="0" relativeHeight="251678720" behindDoc="0" locked="0" layoutInCell="1" allowOverlap="1" wp14:anchorId="165C5E5E" wp14:editId="580095B5">
            <wp:simplePos x="0" y="0"/>
            <wp:positionH relativeFrom="column">
              <wp:posOffset>-400050</wp:posOffset>
            </wp:positionH>
            <wp:positionV relativeFrom="paragraph">
              <wp:posOffset>31115</wp:posOffset>
            </wp:positionV>
            <wp:extent cx="3301365" cy="1981200"/>
            <wp:effectExtent l="0" t="0" r="0" b="0"/>
            <wp:wrapNone/>
            <wp:docPr id="10" name="image02.png" descr="Date against Sales wth diff stores.png"/>
            <wp:cNvGraphicFramePr/>
            <a:graphic xmlns:a="http://schemas.openxmlformats.org/drawingml/2006/main">
              <a:graphicData uri="http://schemas.openxmlformats.org/drawingml/2006/picture">
                <pic:pic xmlns:pic="http://schemas.openxmlformats.org/drawingml/2006/picture">
                  <pic:nvPicPr>
                    <pic:cNvPr id="0" name="image02.png" descr="Date against Sales wth diff stores.png"/>
                    <pic:cNvPicPr preferRelativeResize="0"/>
                  </pic:nvPicPr>
                  <pic:blipFill>
                    <a:blip r:embed="rId26">
                      <a:extLst>
                        <a:ext uri="{28A0092B-C50C-407E-A947-70E740481C1C}">
                          <a14:useLocalDpi xmlns:a14="http://schemas.microsoft.com/office/drawing/2010/main" val="0"/>
                        </a:ext>
                      </a:extLst>
                    </a:blip>
                    <a:srcRect r="5010" b="3047"/>
                    <a:stretch>
                      <a:fillRect/>
                    </a:stretch>
                  </pic:blipFill>
                  <pic:spPr>
                    <a:xfrm>
                      <a:off x="0" y="0"/>
                      <a:ext cx="3301365" cy="1981200"/>
                    </a:xfrm>
                    <a:prstGeom prst="rect">
                      <a:avLst/>
                    </a:prstGeom>
                    <a:ln/>
                  </pic:spPr>
                </pic:pic>
              </a:graphicData>
            </a:graphic>
            <wp14:sizeRelH relativeFrom="page">
              <wp14:pctWidth>0</wp14:pctWidth>
            </wp14:sizeRelH>
            <wp14:sizeRelV relativeFrom="page">
              <wp14:pctHeight>0</wp14:pctHeight>
            </wp14:sizeRelV>
          </wp:anchor>
        </w:drawing>
      </w:r>
    </w:p>
    <w:p w14:paraId="7191424F" w14:textId="3C55D400" w:rsidR="00D4549D" w:rsidRDefault="00D4549D">
      <w:pPr>
        <w:pStyle w:val="10"/>
        <w:jc w:val="both"/>
        <w:rPr>
          <w:color w:val="auto"/>
          <w:lang w:eastAsia="zh-CN"/>
        </w:rPr>
      </w:pPr>
    </w:p>
    <w:p w14:paraId="6CA9CA28" w14:textId="77777777" w:rsidR="00D4549D" w:rsidRPr="00764008" w:rsidRDefault="00D4549D">
      <w:pPr>
        <w:pStyle w:val="10"/>
        <w:jc w:val="both"/>
        <w:rPr>
          <w:color w:val="auto"/>
          <w:lang w:eastAsia="zh-CN"/>
        </w:rPr>
      </w:pPr>
    </w:p>
    <w:p w14:paraId="628E25C4" w14:textId="442D0416" w:rsidR="00B76D6D" w:rsidRDefault="00B76D6D">
      <w:pPr>
        <w:pStyle w:val="10"/>
        <w:jc w:val="both"/>
      </w:pPr>
    </w:p>
    <w:p w14:paraId="024BBCA1" w14:textId="2FD10BDD" w:rsidR="00B76D6D" w:rsidRDefault="00B76D6D">
      <w:pPr>
        <w:pStyle w:val="10"/>
        <w:jc w:val="both"/>
      </w:pPr>
    </w:p>
    <w:p w14:paraId="2FA7AA7D" w14:textId="6039BADC" w:rsidR="00A3421B" w:rsidRDefault="00A3421B">
      <w:pPr>
        <w:pStyle w:val="10"/>
        <w:jc w:val="center"/>
      </w:pPr>
    </w:p>
    <w:p w14:paraId="4E44426B" w14:textId="54D2515F" w:rsidR="00A3421B" w:rsidRDefault="00A3421B">
      <w:pPr>
        <w:pStyle w:val="10"/>
        <w:jc w:val="both"/>
      </w:pPr>
    </w:p>
    <w:p w14:paraId="55126C26" w14:textId="77777777" w:rsidR="00764008" w:rsidRDefault="00764008">
      <w:pPr>
        <w:pStyle w:val="10"/>
        <w:jc w:val="both"/>
      </w:pPr>
    </w:p>
    <w:p w14:paraId="3ECBBF67" w14:textId="77777777" w:rsidR="00764008" w:rsidRDefault="00764008">
      <w:pPr>
        <w:pStyle w:val="10"/>
        <w:jc w:val="both"/>
      </w:pPr>
    </w:p>
    <w:p w14:paraId="297AA4D7" w14:textId="449EB2E6" w:rsidR="00764008" w:rsidRDefault="00764008">
      <w:pPr>
        <w:pStyle w:val="10"/>
        <w:jc w:val="both"/>
      </w:pPr>
    </w:p>
    <w:p w14:paraId="31A18DD7" w14:textId="79BF571E" w:rsidR="00764008" w:rsidRDefault="002515A3" w:rsidP="00764008">
      <w:pPr>
        <w:pStyle w:val="10"/>
        <w:jc w:val="both"/>
      </w:pPr>
      <w:r>
        <w:rPr>
          <w:noProof/>
          <w:lang w:eastAsia="zh-CN"/>
        </w:rPr>
        <mc:AlternateContent>
          <mc:Choice Requires="wps">
            <w:drawing>
              <wp:anchor distT="0" distB="0" distL="114300" distR="114300" simplePos="0" relativeHeight="251679744" behindDoc="0" locked="0" layoutInCell="1" allowOverlap="1" wp14:anchorId="38EC25D4" wp14:editId="499A2D33">
                <wp:simplePos x="0" y="0"/>
                <wp:positionH relativeFrom="column">
                  <wp:posOffset>904875</wp:posOffset>
                </wp:positionH>
                <wp:positionV relativeFrom="paragraph">
                  <wp:posOffset>173990</wp:posOffset>
                </wp:positionV>
                <wp:extent cx="91440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F36462" w14:textId="72C50E6D" w:rsidR="00F55C4B" w:rsidRDefault="00F55C4B">
                            <w:r>
                              <w:t>Plot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4" type="#_x0000_t202" style="position:absolute;left:0;text-align:left;margin-left:71.25pt;margin-top:13.7pt;width:1in;height: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" filled="f" stroked="f">
                <v:textbox>
                  <w:txbxContent>
                    <w:p w14:paraId="17F36462" w14:textId="72C50E6D" w:rsidR="00F55C4B" w:rsidRDefault="00F55C4B">
                      <w:r>
                        <w:t>Plot 8</w:t>
                      </w:r>
                    </w:p>
                  </w:txbxContent>
                </v:textbox>
                <w10:wrap type="square"/>
              </v:shape>
            </w:pict>
          </mc:Fallback>
        </mc:AlternateContent>
      </w:r>
      <w:r>
        <w:rPr>
          <w:noProof/>
          <w:lang w:eastAsia="zh-CN"/>
        </w:rPr>
        <mc:AlternateContent>
          <mc:Choice Requires="wps">
            <w:drawing>
              <wp:anchor distT="0" distB="0" distL="114300" distR="114300" simplePos="0" relativeHeight="251682816" behindDoc="0" locked="0" layoutInCell="1" allowOverlap="1" wp14:anchorId="03DBDFE2" wp14:editId="3C7E0532">
                <wp:simplePos x="0" y="0"/>
                <wp:positionH relativeFrom="column">
                  <wp:posOffset>4181475</wp:posOffset>
                </wp:positionH>
                <wp:positionV relativeFrom="paragraph">
                  <wp:posOffset>173990</wp:posOffset>
                </wp:positionV>
                <wp:extent cx="914400" cy="228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6AAEFD" w14:textId="1D95C18B" w:rsidR="00F55C4B" w:rsidRDefault="00F55C4B" w:rsidP="00DC6CFD">
                            <w:r>
                              <w:t>Plot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5" type="#_x0000_t202" style="position:absolute;left:0;text-align:left;margin-left:329.25pt;margin-top:13.7pt;width:1in;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" filled="f" stroked="f">
                <v:textbox>
                  <w:txbxContent>
                    <w:p w14:paraId="6D6AAEFD" w14:textId="1D95C18B" w:rsidR="00F55C4B" w:rsidRDefault="00F55C4B" w:rsidP="00DC6CFD">
                      <w:r>
                        <w:t>Plot 9</w:t>
                      </w:r>
                    </w:p>
                  </w:txbxContent>
                </v:textbox>
                <w10:wrap type="square"/>
              </v:shape>
            </w:pict>
          </mc:Fallback>
        </mc:AlternateContent>
      </w:r>
    </w:p>
    <w:p w14:paraId="5AC864A2" w14:textId="77777777" w:rsidR="002515A3" w:rsidRDefault="002515A3">
      <w:pPr>
        <w:pStyle w:val="10"/>
        <w:jc w:val="both"/>
      </w:pPr>
    </w:p>
    <w:p w14:paraId="763F1929" w14:textId="77777777" w:rsidR="004F0C53" w:rsidRDefault="004F0C53">
      <w:pPr>
        <w:pStyle w:val="10"/>
        <w:jc w:val="both"/>
        <w:rPr>
          <w:lang w:eastAsia="zh-CN"/>
        </w:rPr>
      </w:pPr>
    </w:p>
    <w:p w14:paraId="2BB4E7E0" w14:textId="77777777" w:rsidR="00A3421B" w:rsidRDefault="00F8296C" w:rsidP="004F0C53">
      <w:pPr>
        <w:pStyle w:val="10"/>
        <w:spacing w:beforeLines="50" w:before="120"/>
        <w:jc w:val="both"/>
      </w:pPr>
      <w:r>
        <w:t xml:space="preserve">From this plot, we can find that the peaks of weekly sales always come with the holiday. But the trend is not so obvious for some stores. </w:t>
      </w:r>
    </w:p>
    <w:p w14:paraId="57B5B027" w14:textId="0714CA79" w:rsidR="00785D0B" w:rsidRDefault="00785D0B" w:rsidP="004F0C53">
      <w:pPr>
        <w:pStyle w:val="10"/>
        <w:spacing w:beforeLines="50" w:before="120"/>
        <w:jc w:val="both"/>
      </w:pPr>
      <w:r>
        <w:t xml:space="preserve">So for weekly sales, type, size, whether this week contains a holiday, date all have some influences. For features data, like CPI, unemployment, temperature, fuel price, based on our previous analysis, they represent different features of each store. So we will include these predictors in our next step – assigning each store a feature score.  </w:t>
      </w:r>
    </w:p>
    <w:p w14:paraId="6F328E82" w14:textId="7B0E7F85" w:rsidR="009703B5" w:rsidRDefault="00785D0B" w:rsidP="004F0C53">
      <w:pPr>
        <w:pStyle w:val="10"/>
        <w:spacing w:beforeLines="50" w:before="120"/>
        <w:jc w:val="both"/>
        <w:rPr>
          <w:lang w:eastAsia="zh-CN"/>
        </w:rPr>
      </w:pPr>
      <w:r>
        <w:t xml:space="preserve">Because given a certain store, features data are the same for different apartments. So we </w:t>
      </w:r>
      <w:r w:rsidR="0028736A">
        <w:t xml:space="preserve">sum weekly sales of different department in a certain store to have the weekly sales for each store, and we set this </w:t>
      </w:r>
      <w:r>
        <w:t xml:space="preserve">as our independent variable. </w:t>
      </w:r>
    </w:p>
    <w:p w14:paraId="74AFA86A" w14:textId="300DAD62" w:rsidR="00DC6CFD" w:rsidRPr="00174FE1" w:rsidRDefault="00DC6CFD" w:rsidP="009703B5">
      <w:pPr>
        <w:pStyle w:val="1"/>
        <w:rPr>
          <w:rFonts w:ascii="Arial" w:hAnsi="Arial" w:cs="Arial"/>
          <w:b/>
          <w:sz w:val="28"/>
          <w:szCs w:val="28"/>
        </w:rPr>
      </w:pPr>
      <w:bookmarkStart w:id="5" w:name="_Toc261546287"/>
      <w:r w:rsidRPr="00174FE1">
        <w:rPr>
          <w:rFonts w:ascii="Arial" w:hAnsi="Arial" w:cs="Arial"/>
          <w:b/>
          <w:sz w:val="28"/>
          <w:szCs w:val="28"/>
        </w:rPr>
        <w:t>3. Assigning feature score to each store</w:t>
      </w:r>
      <w:bookmarkEnd w:id="5"/>
    </w:p>
    <w:p w14:paraId="1AB71609" w14:textId="49D0DB87" w:rsidR="00DC6CFD" w:rsidRPr="00174FE1" w:rsidRDefault="00DC6CFD" w:rsidP="009703B5">
      <w:pPr>
        <w:pStyle w:val="2"/>
        <w:spacing w:before="0"/>
        <w:rPr>
          <w:rFonts w:ascii="Arial" w:hAnsi="Arial" w:cs="Arial"/>
          <w:sz w:val="24"/>
          <w:szCs w:val="24"/>
        </w:rPr>
      </w:pPr>
      <w:bookmarkStart w:id="6" w:name="_Toc261546288"/>
      <w:r w:rsidRPr="00174FE1">
        <w:rPr>
          <w:rFonts w:ascii="Arial" w:hAnsi="Arial" w:cs="Arial"/>
          <w:sz w:val="24"/>
          <w:szCs w:val="24"/>
        </w:rPr>
        <w:t>3.1 Original classification of 45 stores</w:t>
      </w:r>
      <w:bookmarkEnd w:id="6"/>
    </w:p>
    <w:p w14:paraId="50ECCCF4" w14:textId="0DDCC8BE" w:rsidR="00DC6CFD" w:rsidRDefault="00DC6CFD" w:rsidP="00890692">
      <w:pPr>
        <w:pStyle w:val="10"/>
        <w:spacing w:beforeLines="50" w:before="120" w:afterLines="50" w:after="120"/>
        <w:jc w:val="both"/>
        <w:rPr>
          <w:lang w:eastAsia="zh-CN"/>
        </w:rPr>
      </w:pPr>
      <w:r>
        <w:t xml:space="preserve">Based on the given dataset, 45 stores are classified to 3 categories A, B and C. According to our previous analysis, this classification is mainly based on store size. </w:t>
      </w:r>
    </w:p>
    <w:p w14:paraId="277F9D2F" w14:textId="68D0F986" w:rsidR="00DC6CFD" w:rsidRPr="00174FE1" w:rsidRDefault="00DC6CFD" w:rsidP="009703B5">
      <w:pPr>
        <w:pStyle w:val="2"/>
        <w:spacing w:before="0"/>
        <w:rPr>
          <w:b w:val="0"/>
          <w:sz w:val="24"/>
          <w:szCs w:val="24"/>
        </w:rPr>
      </w:pPr>
      <w:bookmarkStart w:id="7" w:name="_Toc261546289"/>
      <w:r w:rsidRPr="00174FE1">
        <w:rPr>
          <w:rFonts w:ascii="Arial" w:hAnsi="Arial" w:cs="Arial"/>
          <w:sz w:val="24"/>
          <w:szCs w:val="24"/>
        </w:rPr>
        <w:t>3.2 New classification of 45 stores based on features</w:t>
      </w:r>
      <w:bookmarkEnd w:id="7"/>
    </w:p>
    <w:p w14:paraId="5057CB76" w14:textId="182B6B77" w:rsidR="008F5751" w:rsidRDefault="00DC6CFD" w:rsidP="004F0C53">
      <w:pPr>
        <w:pStyle w:val="10"/>
        <w:spacing w:beforeLines="50" w:before="120" w:afterLines="50" w:after="120"/>
        <w:jc w:val="both"/>
        <w:rPr>
          <w:lang w:eastAsia="zh-CN"/>
        </w:rPr>
      </w:pPr>
      <w:r>
        <w:t xml:space="preserve">We want to find another classification that is based on features, CPI, unemployment, fuel price and temperature. Because </w:t>
      </w:r>
      <w:r w:rsidR="00363EB8">
        <w:t xml:space="preserve">these </w:t>
      </w:r>
      <w:r>
        <w:t>features</w:t>
      </w:r>
      <w:r w:rsidR="00363EB8">
        <w:t xml:space="preserve"> show correlation to time</w:t>
      </w:r>
      <w:r>
        <w:t>, in order to eliminate the influence of time, we choose hierarchical cluster instead of k-means.</w:t>
      </w:r>
      <w:r w:rsidR="00E2215A">
        <w:t xml:space="preserve"> In order to compare hierarchical cluster classification result based on 4 features data and the original classification based on size, we set the number of clusters to be 3.</w:t>
      </w:r>
      <w:r>
        <w:t xml:space="preserve">The classification result is shown in </w:t>
      </w:r>
      <w:r w:rsidRPr="004F0C53">
        <w:t>Plot 9</w:t>
      </w:r>
      <w:r>
        <w:t xml:space="preserve">. </w:t>
      </w:r>
      <w:r w:rsidR="00E2215A">
        <w:t>As we can see from the plot, it is very different from the original classification. We can conclude that these new categories represent macroeconomic feature and geographic feature of 45 stores. To be simple and accurate, we create a new categorical variable named Group to represent these new classification</w:t>
      </w:r>
      <w:r w:rsidR="00E47D27">
        <w:t>s</w:t>
      </w:r>
      <w:r w:rsidR="00E2215A">
        <w:t>.</w:t>
      </w:r>
    </w:p>
    <w:p w14:paraId="168DD77C" w14:textId="31BC899E" w:rsidR="00A3421B" w:rsidRPr="00174FE1" w:rsidRDefault="00785D0B" w:rsidP="009703B5">
      <w:pPr>
        <w:pStyle w:val="1"/>
        <w:rPr>
          <w:b/>
          <w:sz w:val="28"/>
          <w:szCs w:val="28"/>
        </w:rPr>
      </w:pPr>
      <w:bookmarkStart w:id="8" w:name="_Toc261546290"/>
      <w:r w:rsidRPr="00174FE1">
        <w:rPr>
          <w:rFonts w:ascii="Arial" w:hAnsi="Arial" w:cs="Arial"/>
          <w:b/>
          <w:sz w:val="28"/>
          <w:szCs w:val="28"/>
        </w:rPr>
        <w:t>4</w:t>
      </w:r>
      <w:r w:rsidR="00F8296C" w:rsidRPr="00174FE1">
        <w:rPr>
          <w:rFonts w:ascii="Arial" w:hAnsi="Arial" w:cs="Arial"/>
          <w:b/>
          <w:sz w:val="28"/>
          <w:szCs w:val="28"/>
        </w:rPr>
        <w:t xml:space="preserve">. </w:t>
      </w:r>
      <w:r w:rsidR="00536749" w:rsidRPr="00174FE1">
        <w:rPr>
          <w:rFonts w:ascii="Arial" w:hAnsi="Arial" w:cs="Arial"/>
          <w:b/>
          <w:sz w:val="28"/>
          <w:szCs w:val="28"/>
        </w:rPr>
        <w:t>Model Building and Model Selection</w:t>
      </w:r>
      <w:bookmarkEnd w:id="8"/>
    </w:p>
    <w:p w14:paraId="39724D1C" w14:textId="3EAE81BA" w:rsidR="00A3421B" w:rsidRPr="00174FE1" w:rsidRDefault="00785D0B" w:rsidP="009703B5">
      <w:pPr>
        <w:pStyle w:val="2"/>
        <w:spacing w:before="0"/>
        <w:rPr>
          <w:b w:val="0"/>
          <w:sz w:val="24"/>
          <w:szCs w:val="24"/>
        </w:rPr>
      </w:pPr>
      <w:bookmarkStart w:id="9" w:name="_Toc261546291"/>
      <w:r w:rsidRPr="00174FE1">
        <w:rPr>
          <w:rFonts w:ascii="Arial" w:hAnsi="Arial" w:cs="Arial"/>
          <w:sz w:val="24"/>
          <w:szCs w:val="24"/>
        </w:rPr>
        <w:t>4</w:t>
      </w:r>
      <w:r w:rsidR="00F8296C" w:rsidRPr="00174FE1">
        <w:rPr>
          <w:rFonts w:ascii="Arial" w:hAnsi="Arial" w:cs="Arial"/>
          <w:sz w:val="24"/>
          <w:szCs w:val="24"/>
        </w:rPr>
        <w:t>.1 Model Building Method</w:t>
      </w:r>
      <w:bookmarkEnd w:id="9"/>
    </w:p>
    <w:p w14:paraId="0B3859B0" w14:textId="66AF688A" w:rsidR="00536749" w:rsidRPr="00536749" w:rsidRDefault="00536749" w:rsidP="004F0C53">
      <w:pPr>
        <w:pStyle w:val="10"/>
        <w:spacing w:beforeLines="50" w:before="120" w:afterLines="50" w:after="120"/>
        <w:jc w:val="both"/>
        <w:rPr>
          <w:rFonts w:ascii="simsun" w:hAnsi="simsun" w:cs="simsun" w:hint="eastAsia"/>
          <w:sz w:val="24"/>
          <w:szCs w:val="24"/>
          <w:lang w:eastAsia="zh-CN"/>
        </w:rPr>
      </w:pPr>
      <w:r>
        <w:t>We use weekly sales of each store as our independent variable. Through trials and errors, we have our initial set of predictors to be Store, whether this week contains holiday, month</w:t>
      </w:r>
      <w:r w:rsidR="00363EB8">
        <w:rPr>
          <w:rFonts w:hint="eastAsia"/>
          <w:lang w:eastAsia="zh-CN"/>
        </w:rPr>
        <w:t xml:space="preserve"> and date.</w:t>
      </w:r>
      <w:r w:rsidR="00ED22C1">
        <w:t xml:space="preserve"> </w:t>
      </w:r>
      <w:r>
        <w:t xml:space="preserve">In order to compare the influence of </w:t>
      </w:r>
      <w:r w:rsidR="00360B22">
        <w:t xml:space="preserve">the </w:t>
      </w:r>
      <w:r>
        <w:t xml:space="preserve">4 features, we have an improved </w:t>
      </w:r>
      <w:r w:rsidR="0028736A">
        <w:t>set of predictors</w:t>
      </w:r>
      <w:r w:rsidR="004110F1">
        <w:t xml:space="preserve">, </w:t>
      </w:r>
      <w:r w:rsidR="0028736A">
        <w:t>which</w:t>
      </w:r>
      <w:r w:rsidR="004110F1">
        <w:t xml:space="preserve"> in addition to weekly sales, has</w:t>
      </w:r>
      <w:r w:rsidR="00360B22">
        <w:t xml:space="preserve"> </w:t>
      </w:r>
      <w:r>
        <w:t>CPI, unemployment, temperature</w:t>
      </w:r>
      <w:r w:rsidR="004110F1">
        <w:t xml:space="preserve"> and </w:t>
      </w:r>
      <w:r w:rsidR="00360B22">
        <w:t>fuel price</w:t>
      </w:r>
      <w:r w:rsidR="004110F1">
        <w:t>.</w:t>
      </w:r>
    </w:p>
    <w:p w14:paraId="33A0E116" w14:textId="30D47AF4" w:rsidR="00A3421B" w:rsidRDefault="00360B22" w:rsidP="004F0C53">
      <w:pPr>
        <w:pStyle w:val="10"/>
        <w:spacing w:beforeLines="50" w:before="120" w:afterLines="50" w:after="120"/>
        <w:jc w:val="both"/>
        <w:rPr>
          <w:lang w:eastAsia="zh-CN"/>
        </w:rPr>
      </w:pPr>
      <w:r>
        <w:t>We have 6435 observations as our training data. Because we don’t have any information of weekly sales in our test data, we split our training data to get a new training data and a new test data. We first randomly select 75% of our original training data to tune and fit the model using 10 fold 5 repeated cross validation, the r</w:t>
      </w:r>
      <w:r w:rsidR="00536749">
        <w:t>emaining 25% of</w:t>
      </w:r>
      <w:r>
        <w:t xml:space="preserve"> the original training dataset as a new test data to test the prediction ability of our m</w:t>
      </w:r>
      <w:r w:rsidR="0028736A">
        <w:t xml:space="preserve">odel. The methods we </w:t>
      </w:r>
      <w:r w:rsidR="00363EB8">
        <w:t>applied</w:t>
      </w:r>
      <w:r w:rsidR="0028736A">
        <w:t xml:space="preserve"> are Linear R</w:t>
      </w:r>
      <w:r>
        <w:t>e</w:t>
      </w:r>
      <w:r w:rsidR="0028736A">
        <w:t>gression, PLS (partial least squares), KNN (K-nearest neighborhoods) and Regression Tree.</w:t>
      </w:r>
      <w:r w:rsidR="00672F7E">
        <w:t xml:space="preserve"> For each method, we build two models based on our two different predictor datasets. </w:t>
      </w:r>
    </w:p>
    <w:p w14:paraId="7FDFD7CA" w14:textId="77777777" w:rsidR="001136F4" w:rsidRPr="009703B5" w:rsidRDefault="001136F4" w:rsidP="009703B5">
      <w:pPr>
        <w:pStyle w:val="3"/>
        <w:rPr>
          <w:rFonts w:ascii="Arial" w:hAnsi="Arial" w:cs="Arial"/>
          <w:color w:val="auto"/>
          <w:sz w:val="22"/>
          <w:szCs w:val="22"/>
        </w:rPr>
      </w:pPr>
      <w:bookmarkStart w:id="10" w:name="_Toc261546292"/>
      <w:r w:rsidRPr="009703B5">
        <w:rPr>
          <w:rFonts w:ascii="Arial" w:hAnsi="Arial" w:cs="Arial"/>
          <w:color w:val="auto"/>
          <w:sz w:val="22"/>
          <w:szCs w:val="22"/>
        </w:rPr>
        <w:t>4.1.1 Linear Regression</w:t>
      </w:r>
      <w:bookmarkEnd w:id="10"/>
    </w:p>
    <w:p w14:paraId="49664C81" w14:textId="77777777" w:rsidR="001136F4" w:rsidRDefault="001136F4" w:rsidP="001136F4">
      <w:pPr>
        <w:pStyle w:val="20"/>
        <w:jc w:val="both"/>
      </w:pPr>
      <w:r>
        <w:rPr>
          <w:b/>
        </w:rPr>
        <w:t xml:space="preserve">Background: </w:t>
      </w:r>
    </w:p>
    <w:p w14:paraId="7491CEE5" w14:textId="25E27E96" w:rsidR="001136F4" w:rsidRPr="002E1986" w:rsidRDefault="001136F4" w:rsidP="004F0C53">
      <w:pPr>
        <w:pStyle w:val="20"/>
        <w:spacing w:beforeLines="50" w:before="120" w:afterLines="50" w:after="120"/>
        <w:jc w:val="both"/>
        <w:rPr>
          <w:color w:val="auto"/>
          <w:szCs w:val="22"/>
          <w:lang w:eastAsia="zh-CN"/>
        </w:rPr>
      </w:pPr>
      <w:r w:rsidRPr="002E1986">
        <w:rPr>
          <w:color w:val="auto"/>
          <w:szCs w:val="22"/>
        </w:rPr>
        <w:t>We do not consider each department. We sum weekly sales from different department in each store, and predict the weekly sales of a specific store. This reduces our training data set to 6435 entries. Our linear model is nothing but to solve minimization problem below:</w:t>
      </w:r>
    </w:p>
    <w:p w14:paraId="421BECF5" w14:textId="77777777" w:rsidR="00D4549D" w:rsidRDefault="00D4549D" w:rsidP="004F0C53">
      <w:pPr>
        <w:pStyle w:val="20"/>
        <w:spacing w:beforeLines="50" w:before="120" w:afterLines="50" w:after="120"/>
        <w:jc w:val="right"/>
        <w:rPr>
          <w:color w:val="auto"/>
          <w:position w:val="-26"/>
          <w:sz w:val="24"/>
          <w:lang w:eastAsia="zh-CN"/>
        </w:rPr>
      </w:pPr>
    </w:p>
    <w:p w14:paraId="18BB25D3" w14:textId="05AE831F" w:rsidR="001136F4" w:rsidRPr="00F43D05" w:rsidRDefault="00F85B92" w:rsidP="004F0C53">
      <w:pPr>
        <w:pStyle w:val="20"/>
        <w:spacing w:beforeLines="50" w:before="120" w:afterLines="50" w:after="120"/>
        <w:jc w:val="right"/>
        <w:rPr>
          <w:color w:val="auto"/>
          <w:sz w:val="24"/>
          <w:lang w:eastAsia="zh-CN"/>
        </w:rPr>
      </w:pPr>
      <w:r>
        <w:rPr>
          <w:color w:val="auto"/>
          <w:position w:val="-26"/>
          <w:sz w:val="24"/>
          <w:lang w:eastAsia="zh-CN"/>
        </w:rPr>
        <w:pict w14:anchorId="34F00E6C">
          <v:shape id="_x0000_i1026" type="#_x0000_t75" style="width:175.5pt;height:28.5pt">
            <v:imagedata r:id="rId27" o:title=""/>
          </v:shape>
        </w:pict>
      </w:r>
      <w:r w:rsidR="001136F4" w:rsidRPr="00F43D05">
        <w:rPr>
          <w:color w:val="auto"/>
          <w:sz w:val="24"/>
          <w:lang w:eastAsia="zh-CN"/>
        </w:rPr>
        <w:t xml:space="preserve"> </w:t>
      </w:r>
      <w:r w:rsidR="001136F4">
        <w:rPr>
          <w:color w:val="auto"/>
          <w:sz w:val="24"/>
          <w:lang w:eastAsia="zh-CN"/>
        </w:rPr>
        <w:t xml:space="preserve">                                      </w:t>
      </w:r>
      <w:r w:rsidR="001136F4" w:rsidRPr="00F43D05">
        <w:rPr>
          <w:color w:val="auto"/>
          <w:sz w:val="24"/>
          <w:lang w:eastAsia="zh-CN"/>
        </w:rPr>
        <w:t>(</w:t>
      </w:r>
      <w:r w:rsidR="001136F4">
        <w:rPr>
          <w:color w:val="auto"/>
          <w:sz w:val="24"/>
          <w:lang w:eastAsia="zh-CN"/>
        </w:rPr>
        <w:t>1</w:t>
      </w:r>
      <w:r w:rsidR="001136F4" w:rsidRPr="00F43D05">
        <w:rPr>
          <w:color w:val="auto"/>
          <w:sz w:val="24"/>
          <w:lang w:eastAsia="zh-CN"/>
        </w:rPr>
        <w:t>)</w:t>
      </w:r>
    </w:p>
    <w:p w14:paraId="5EA6C23A" w14:textId="33012FCC" w:rsidR="001136F4" w:rsidRPr="002E1986" w:rsidRDefault="001136F4" w:rsidP="004F0C53">
      <w:pPr>
        <w:pStyle w:val="20"/>
        <w:spacing w:beforeLines="50" w:before="120" w:afterLines="50" w:after="120"/>
        <w:jc w:val="both"/>
        <w:rPr>
          <w:b/>
          <w:szCs w:val="22"/>
        </w:rPr>
      </w:pPr>
      <w:r w:rsidRPr="002E1986">
        <w:rPr>
          <w:b/>
          <w:szCs w:val="22"/>
        </w:rPr>
        <w:t>Results:</w:t>
      </w:r>
    </w:p>
    <w:p w14:paraId="3E761C36" w14:textId="023D92D1" w:rsidR="001136F4" w:rsidRPr="002E1986" w:rsidRDefault="001136F4" w:rsidP="004F0C53">
      <w:pPr>
        <w:widowControl w:val="0"/>
        <w:autoSpaceDE w:val="0"/>
        <w:autoSpaceDN w:val="0"/>
        <w:adjustRightInd w:val="0"/>
        <w:spacing w:beforeLines="50" w:before="120" w:afterLines="50" w:after="120"/>
        <w:rPr>
          <w:szCs w:val="22"/>
        </w:rPr>
      </w:pPr>
      <w:r w:rsidRPr="002E1986">
        <w:rPr>
          <w:szCs w:val="22"/>
        </w:rPr>
        <w:t xml:space="preserve">Number of components is the tuning parameter of PLS model, tuning results of these two models and the prediction ability of tuned model are shown in </w:t>
      </w:r>
      <w:proofErr w:type="gramStart"/>
      <w:r w:rsidRPr="002E1986">
        <w:rPr>
          <w:i/>
          <w:szCs w:val="22"/>
        </w:rPr>
        <w:t xml:space="preserve">Table1 </w:t>
      </w:r>
      <w:r w:rsidRPr="002E1986">
        <w:rPr>
          <w:szCs w:val="22"/>
        </w:rPr>
        <w:t>:</w:t>
      </w:r>
      <w:proofErr w:type="gramEnd"/>
    </w:p>
    <w:p w14:paraId="308010D0" w14:textId="0F361ACB" w:rsidR="001136F4" w:rsidRPr="002E1986" w:rsidRDefault="004F0C53" w:rsidP="001136F4">
      <w:pPr>
        <w:pStyle w:val="20"/>
        <w:jc w:val="both"/>
        <w:rPr>
          <w:b/>
          <w:szCs w:val="22"/>
          <w:lang w:eastAsia="zh-CN"/>
        </w:rPr>
      </w:pPr>
      <w:r w:rsidRPr="002E1986">
        <w:rPr>
          <w:b/>
          <w:noProof/>
          <w:szCs w:val="22"/>
          <w:lang w:eastAsia="zh-CN"/>
        </w:rPr>
        <mc:AlternateContent>
          <mc:Choice Requires="wps">
            <w:drawing>
              <wp:anchor distT="0" distB="0" distL="114300" distR="114300" simplePos="0" relativeHeight="251696128" behindDoc="0" locked="0" layoutInCell="1" allowOverlap="1" wp14:anchorId="35599925" wp14:editId="29AEA070">
                <wp:simplePos x="0" y="0"/>
                <wp:positionH relativeFrom="column">
                  <wp:posOffset>2400300</wp:posOffset>
                </wp:positionH>
                <wp:positionV relativeFrom="paragraph">
                  <wp:posOffset>23495</wp:posOffset>
                </wp:positionV>
                <wp:extent cx="800100" cy="228600"/>
                <wp:effectExtent l="0" t="0" r="0" b="0"/>
                <wp:wrapSquare wrapText="bothSides"/>
                <wp:docPr id="26" name="Text Box 28"/>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661927" w14:textId="77777777" w:rsidR="00F55C4B" w:rsidRDefault="00F55C4B" w:rsidP="001136F4">
                            <w:r>
                              <w:t>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6" type="#_x0000_t202" style="position:absolute;left:0;text-align:left;margin-left:189pt;margin-top:1.85pt;width:63pt;height:1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" filled="f" stroked="f">
                <v:textbox>
                  <w:txbxContent>
                    <w:p w14:paraId="78661927" w14:textId="77777777" w:rsidR="00F55C4B" w:rsidRDefault="00F55C4B" w:rsidP="001136F4">
                      <w:r>
                        <w:t>Table 1</w:t>
                      </w:r>
                    </w:p>
                  </w:txbxContent>
                </v:textbox>
                <w10:wrap type="square"/>
              </v:shape>
            </w:pict>
          </mc:Fallback>
        </mc:AlternateContent>
      </w:r>
    </w:p>
    <w:p w14:paraId="3C11CB36" w14:textId="77777777" w:rsidR="001136F4" w:rsidRDefault="001136F4" w:rsidP="001136F4">
      <w:pPr>
        <w:pStyle w:val="20"/>
        <w:jc w:val="both"/>
        <w:rPr>
          <w:b/>
          <w:szCs w:val="22"/>
          <w:lang w:eastAsia="zh-CN"/>
        </w:rPr>
      </w:pPr>
    </w:p>
    <w:p w14:paraId="24E4227D" w14:textId="12E8E301" w:rsidR="00D4549D" w:rsidRDefault="00C72352" w:rsidP="001136F4">
      <w:pPr>
        <w:pStyle w:val="20"/>
        <w:jc w:val="both"/>
        <w:rPr>
          <w:b/>
          <w:szCs w:val="22"/>
          <w:lang w:eastAsia="zh-CN"/>
        </w:rPr>
      </w:pPr>
      <w:r w:rsidRPr="00C72352">
        <w:rPr>
          <w:noProof/>
          <w:lang w:eastAsia="zh-CN"/>
        </w:rPr>
        <w:drawing>
          <wp:anchor distT="0" distB="0" distL="114300" distR="114300" simplePos="0" relativeHeight="251712512" behindDoc="1" locked="0" layoutInCell="1" allowOverlap="1" wp14:anchorId="052C2260" wp14:editId="0B594D52">
            <wp:simplePos x="0" y="0"/>
            <wp:positionH relativeFrom="column">
              <wp:posOffset>-114300</wp:posOffset>
            </wp:positionH>
            <wp:positionV relativeFrom="paragraph">
              <wp:posOffset>6985</wp:posOffset>
            </wp:positionV>
            <wp:extent cx="5943600" cy="690880"/>
            <wp:effectExtent l="0" t="0" r="0" b="0"/>
            <wp:wrapNone/>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90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BD52C" w14:textId="77777777" w:rsidR="00D4549D" w:rsidRDefault="00D4549D" w:rsidP="001136F4">
      <w:pPr>
        <w:pStyle w:val="20"/>
        <w:jc w:val="both"/>
        <w:rPr>
          <w:b/>
          <w:szCs w:val="22"/>
          <w:lang w:eastAsia="zh-CN"/>
        </w:rPr>
      </w:pPr>
    </w:p>
    <w:p w14:paraId="63FDE8ED" w14:textId="77777777" w:rsidR="00D4549D" w:rsidRPr="002E1986" w:rsidRDefault="00D4549D" w:rsidP="001136F4">
      <w:pPr>
        <w:pStyle w:val="20"/>
        <w:jc w:val="both"/>
        <w:rPr>
          <w:b/>
          <w:szCs w:val="22"/>
          <w:lang w:eastAsia="zh-CN"/>
        </w:rPr>
      </w:pPr>
    </w:p>
    <w:p w14:paraId="5430F803" w14:textId="77777777" w:rsidR="001136F4" w:rsidRPr="002E1986" w:rsidRDefault="001136F4" w:rsidP="001136F4">
      <w:pPr>
        <w:pStyle w:val="20"/>
        <w:jc w:val="both"/>
        <w:rPr>
          <w:b/>
          <w:szCs w:val="22"/>
        </w:rPr>
      </w:pPr>
    </w:p>
    <w:p w14:paraId="559B4E69" w14:textId="77777777" w:rsidR="00D4549D" w:rsidRDefault="00D4549D" w:rsidP="001136F4">
      <w:pPr>
        <w:pStyle w:val="20"/>
        <w:jc w:val="both"/>
        <w:rPr>
          <w:b/>
          <w:szCs w:val="22"/>
          <w:lang w:eastAsia="zh-CN"/>
        </w:rPr>
      </w:pPr>
    </w:p>
    <w:p w14:paraId="75A76AEC" w14:textId="77777777" w:rsidR="001136F4" w:rsidRPr="002E1986" w:rsidRDefault="001136F4" w:rsidP="001136F4">
      <w:pPr>
        <w:pStyle w:val="20"/>
        <w:jc w:val="both"/>
        <w:rPr>
          <w:b/>
          <w:szCs w:val="22"/>
        </w:rPr>
      </w:pPr>
      <w:r w:rsidRPr="002E1986">
        <w:rPr>
          <w:b/>
          <w:szCs w:val="22"/>
        </w:rPr>
        <w:t>Model Summary:</w:t>
      </w:r>
    </w:p>
    <w:p w14:paraId="0571E844" w14:textId="54C671BF" w:rsidR="008F5751" w:rsidRPr="008F5751" w:rsidRDefault="001136F4" w:rsidP="004F0C53">
      <w:pPr>
        <w:pStyle w:val="20"/>
        <w:spacing w:beforeLines="50" w:before="120" w:afterLines="50" w:after="120"/>
        <w:jc w:val="both"/>
        <w:rPr>
          <w:color w:val="auto"/>
          <w:szCs w:val="22"/>
          <w:lang w:eastAsia="zh-CN"/>
        </w:rPr>
      </w:pPr>
      <w:r w:rsidRPr="002E1986">
        <w:rPr>
          <w:rFonts w:hint="eastAsia"/>
          <w:szCs w:val="22"/>
          <w:lang w:eastAsia="zh-CN"/>
        </w:rPr>
        <w:t>Th</w:t>
      </w:r>
      <w:r w:rsidRPr="002E1986">
        <w:rPr>
          <w:szCs w:val="22"/>
          <w:lang w:eastAsia="zh-CN"/>
        </w:rPr>
        <w:t>e</w:t>
      </w:r>
      <w:r w:rsidRPr="002E1986">
        <w:rPr>
          <w:rFonts w:hint="eastAsia"/>
          <w:szCs w:val="22"/>
          <w:lang w:eastAsia="zh-CN"/>
        </w:rPr>
        <w:t xml:space="preserve"> re</w:t>
      </w:r>
      <w:r w:rsidRPr="002E1986">
        <w:rPr>
          <w:szCs w:val="22"/>
          <w:lang w:eastAsia="zh-CN"/>
        </w:rPr>
        <w:t>sult of linear model</w:t>
      </w:r>
      <w:r w:rsidRPr="002E1986">
        <w:rPr>
          <w:rFonts w:hint="eastAsia"/>
          <w:szCs w:val="22"/>
          <w:lang w:eastAsia="zh-CN"/>
        </w:rPr>
        <w:t xml:space="preserve"> </w:t>
      </w:r>
      <w:r w:rsidRPr="002E1986">
        <w:rPr>
          <w:szCs w:val="22"/>
          <w:lang w:eastAsia="zh-CN"/>
        </w:rPr>
        <w:t xml:space="preserve">is good, especially in terms of </w:t>
      </w:r>
      <m:oMath>
        <m:sSup>
          <m:sSupPr>
            <m:ctrlPr>
              <w:rPr>
                <w:rFonts w:ascii="Cambria Math" w:hAnsi="Cambria Math"/>
                <w:i/>
                <w:szCs w:val="22"/>
                <w:lang w:eastAsia="zh-CN"/>
              </w:rPr>
            </m:ctrlPr>
          </m:sSupPr>
          <m:e>
            <m:r>
              <w:rPr>
                <w:rFonts w:ascii="Cambria Math" w:hAnsi="Cambria Math"/>
                <w:szCs w:val="22"/>
                <w:lang w:eastAsia="zh-CN"/>
              </w:rPr>
              <m:t>R</m:t>
            </m:r>
          </m:e>
          <m:sup>
            <m:r>
              <w:rPr>
                <w:rFonts w:ascii="Cambria Math" w:hAnsi="Cambria Math"/>
                <w:szCs w:val="22"/>
                <w:lang w:eastAsia="zh-CN"/>
              </w:rPr>
              <m:t>2</m:t>
            </m:r>
          </m:sup>
        </m:sSup>
      </m:oMath>
      <w:r w:rsidRPr="002E1986">
        <w:rPr>
          <w:szCs w:val="22"/>
          <w:lang w:eastAsia="zh-CN"/>
        </w:rPr>
        <w:t xml:space="preserve">. </w:t>
      </w:r>
      <w:r>
        <w:rPr>
          <w:szCs w:val="22"/>
          <w:lang w:eastAsia="zh-CN"/>
        </w:rPr>
        <w:t>I</w:t>
      </w:r>
      <w:r w:rsidR="00E82B95">
        <w:rPr>
          <w:szCs w:val="22"/>
          <w:lang w:eastAsia="zh-CN"/>
        </w:rPr>
        <w:t xml:space="preserve">n </w:t>
      </w:r>
      <w:r w:rsidR="00E82B95" w:rsidRPr="00E82B95">
        <w:rPr>
          <w:i/>
          <w:szCs w:val="22"/>
          <w:lang w:eastAsia="zh-CN"/>
        </w:rPr>
        <w:t>Table 1</w:t>
      </w:r>
      <w:r w:rsidRPr="00E82B95">
        <w:rPr>
          <w:i/>
          <w:szCs w:val="22"/>
          <w:lang w:eastAsia="zh-CN"/>
        </w:rPr>
        <w:t xml:space="preserve"> </w:t>
      </w:r>
      <w:r>
        <w:rPr>
          <w:szCs w:val="22"/>
          <w:lang w:eastAsia="zh-CN"/>
        </w:rPr>
        <w:t>above we can see that our linear model explain</w:t>
      </w:r>
      <w:r w:rsidR="0085186A">
        <w:rPr>
          <w:szCs w:val="22"/>
          <w:lang w:eastAsia="zh-CN"/>
        </w:rPr>
        <w:t>s</w:t>
      </w:r>
      <w:r>
        <w:rPr>
          <w:szCs w:val="22"/>
          <w:lang w:eastAsia="zh-CN"/>
        </w:rPr>
        <w:t xml:space="preserve"> almost 92% of variation</w:t>
      </w:r>
      <w:r w:rsidRPr="002E1986">
        <w:rPr>
          <w:szCs w:val="22"/>
          <w:lang w:eastAsia="zh-CN"/>
        </w:rPr>
        <w:t xml:space="preserve">. </w:t>
      </w:r>
      <w:r w:rsidRPr="002E1986">
        <w:rPr>
          <w:color w:val="auto"/>
          <w:szCs w:val="22"/>
        </w:rPr>
        <w:t>To be noted</w:t>
      </w:r>
      <w:r w:rsidRPr="002E1986">
        <w:rPr>
          <w:color w:val="auto"/>
          <w:szCs w:val="22"/>
          <w:lang w:eastAsia="zh-CN"/>
        </w:rPr>
        <w:t xml:space="preserve">, we use dummy variable to represent </w:t>
      </w:r>
      <w:r>
        <w:rPr>
          <w:color w:val="auto"/>
          <w:szCs w:val="22"/>
          <w:lang w:eastAsia="zh-CN"/>
        </w:rPr>
        <w:t xml:space="preserve">different </w:t>
      </w:r>
      <w:r w:rsidRPr="002E1986">
        <w:rPr>
          <w:color w:val="auto"/>
          <w:szCs w:val="22"/>
          <w:lang w:eastAsia="zh-CN"/>
        </w:rPr>
        <w:t>Store</w:t>
      </w:r>
      <w:r>
        <w:rPr>
          <w:color w:val="auto"/>
          <w:szCs w:val="22"/>
          <w:lang w:eastAsia="zh-CN"/>
        </w:rPr>
        <w:t>, while using month and da</w:t>
      </w:r>
      <w:r w:rsidR="0085186A">
        <w:rPr>
          <w:color w:val="auto"/>
          <w:szCs w:val="22"/>
          <w:lang w:eastAsia="zh-CN"/>
        </w:rPr>
        <w:t>te</w:t>
      </w:r>
      <w:r>
        <w:rPr>
          <w:color w:val="auto"/>
          <w:szCs w:val="22"/>
          <w:lang w:eastAsia="zh-CN"/>
        </w:rPr>
        <w:t xml:space="preserve"> to represent specific date. The last predictor is ‘</w:t>
      </w:r>
      <w:proofErr w:type="spellStart"/>
      <w:r>
        <w:rPr>
          <w:color w:val="auto"/>
          <w:szCs w:val="22"/>
          <w:lang w:eastAsia="zh-CN"/>
        </w:rPr>
        <w:t>IsHoliday</w:t>
      </w:r>
      <w:proofErr w:type="spellEnd"/>
      <w:r>
        <w:rPr>
          <w:color w:val="auto"/>
          <w:szCs w:val="22"/>
          <w:lang w:eastAsia="zh-CN"/>
        </w:rPr>
        <w:t>’, which tell us if the specific day is holiday or not.  We can see that it is helpful to add 4 features in our model since the RMSE, which is calculated by cross validation, decrease. However, these four features have limited contribution to our model</w:t>
      </w:r>
      <w:r w:rsidR="0085186A">
        <w:rPr>
          <w:color w:val="auto"/>
          <w:szCs w:val="22"/>
          <w:lang w:eastAsia="zh-CN"/>
        </w:rPr>
        <w:t xml:space="preserve"> in sense of </w:t>
      </w:r>
      <m:oMath>
        <m:sSup>
          <m:sSupPr>
            <m:ctrlPr>
              <w:rPr>
                <w:rFonts w:ascii="Cambria Math" w:hAnsi="Cambria Math"/>
                <w:i/>
                <w:szCs w:val="22"/>
                <w:lang w:eastAsia="zh-CN"/>
              </w:rPr>
            </m:ctrlPr>
          </m:sSupPr>
          <m:e>
            <m:r>
              <w:rPr>
                <w:rFonts w:ascii="Cambria Math" w:hAnsi="Cambria Math"/>
                <w:szCs w:val="22"/>
                <w:lang w:eastAsia="zh-CN"/>
              </w:rPr>
              <m:t>R</m:t>
            </m:r>
          </m:e>
          <m:sup>
            <m:r>
              <w:rPr>
                <w:rFonts w:ascii="Cambria Math" w:hAnsi="Cambria Math"/>
                <w:szCs w:val="22"/>
                <w:lang w:eastAsia="zh-CN"/>
              </w:rPr>
              <m:t>2</m:t>
            </m:r>
          </m:sup>
        </m:sSup>
      </m:oMath>
      <w:r>
        <w:rPr>
          <w:color w:val="auto"/>
          <w:szCs w:val="22"/>
          <w:lang w:eastAsia="zh-CN"/>
        </w:rPr>
        <w:t xml:space="preserve">.  </w:t>
      </w:r>
      <w:r w:rsidR="002C53B6">
        <w:rPr>
          <w:color w:val="auto"/>
          <w:szCs w:val="22"/>
          <w:lang w:eastAsia="zh-CN"/>
        </w:rPr>
        <w:t>T</w:t>
      </w:r>
      <w:r>
        <w:rPr>
          <w:color w:val="auto"/>
          <w:szCs w:val="22"/>
          <w:lang w:eastAsia="zh-CN"/>
        </w:rPr>
        <w:t xml:space="preserve">he </w:t>
      </w:r>
      <w:r w:rsidR="002C53B6">
        <w:rPr>
          <w:color w:val="auto"/>
          <w:szCs w:val="22"/>
          <w:lang w:eastAsia="zh-CN"/>
        </w:rPr>
        <w:t>additional four features h</w:t>
      </w:r>
      <w:r w:rsidR="001B7E20">
        <w:rPr>
          <w:color w:val="auto"/>
          <w:szCs w:val="22"/>
          <w:lang w:eastAsia="zh-CN"/>
        </w:rPr>
        <w:t xml:space="preserve">ave moderate influence on sales, while </w:t>
      </w:r>
      <w:r>
        <w:rPr>
          <w:color w:val="auto"/>
          <w:szCs w:val="22"/>
          <w:lang w:eastAsia="zh-CN"/>
        </w:rPr>
        <w:t xml:space="preserve">date and store </w:t>
      </w:r>
      <w:proofErr w:type="gramStart"/>
      <w:r w:rsidR="002C53B6">
        <w:rPr>
          <w:color w:val="auto"/>
          <w:szCs w:val="22"/>
          <w:lang w:eastAsia="zh-CN"/>
        </w:rPr>
        <w:t>are</w:t>
      </w:r>
      <w:proofErr w:type="gramEnd"/>
      <w:r w:rsidR="001B7E20">
        <w:rPr>
          <w:color w:val="auto"/>
          <w:szCs w:val="22"/>
          <w:lang w:eastAsia="zh-CN"/>
        </w:rPr>
        <w:t xml:space="preserve"> dominant predictor</w:t>
      </w:r>
      <w:r>
        <w:rPr>
          <w:color w:val="auto"/>
          <w:szCs w:val="22"/>
          <w:lang w:eastAsia="zh-CN"/>
        </w:rPr>
        <w:t>.</w:t>
      </w:r>
    </w:p>
    <w:p w14:paraId="5B248935" w14:textId="4DCB18AB" w:rsidR="00EC00D5" w:rsidRPr="009703B5" w:rsidRDefault="00EC00D5" w:rsidP="004F0C53">
      <w:pPr>
        <w:pStyle w:val="3"/>
        <w:spacing w:beforeLines="50" w:before="120" w:afterLines="50" w:after="120"/>
        <w:rPr>
          <w:rFonts w:ascii="Arial" w:hAnsi="Arial" w:cs="Arial"/>
          <w:color w:val="auto"/>
          <w:sz w:val="22"/>
          <w:szCs w:val="22"/>
        </w:rPr>
      </w:pPr>
      <w:bookmarkStart w:id="11" w:name="_Toc261546293"/>
      <w:r w:rsidRPr="009703B5">
        <w:rPr>
          <w:rFonts w:ascii="Arial" w:hAnsi="Arial" w:cs="Arial"/>
          <w:color w:val="auto"/>
          <w:sz w:val="22"/>
          <w:szCs w:val="22"/>
        </w:rPr>
        <w:t>4.1.2 PLS (Partial Least Squares)</w:t>
      </w:r>
      <w:bookmarkEnd w:id="11"/>
    </w:p>
    <w:p w14:paraId="1A0AAAA8" w14:textId="77777777" w:rsidR="00EC00D5" w:rsidRDefault="00EC00D5" w:rsidP="004F0C53">
      <w:pPr>
        <w:pStyle w:val="10"/>
        <w:spacing w:beforeLines="50" w:before="120" w:afterLines="50" w:after="120"/>
        <w:jc w:val="both"/>
        <w:rPr>
          <w:b/>
        </w:rPr>
      </w:pPr>
      <w:r>
        <w:rPr>
          <w:b/>
        </w:rPr>
        <w:t>Background:</w:t>
      </w:r>
    </w:p>
    <w:p w14:paraId="26B2FD59" w14:textId="5AEF7504" w:rsidR="00937BF3" w:rsidRPr="00F8407E" w:rsidRDefault="002C53B6" w:rsidP="004F0C53">
      <w:pPr>
        <w:widowControl w:val="0"/>
        <w:autoSpaceDE w:val="0"/>
        <w:autoSpaceDN w:val="0"/>
        <w:adjustRightInd w:val="0"/>
        <w:spacing w:beforeLines="50" w:before="120" w:afterLines="50" w:after="120"/>
        <w:jc w:val="both"/>
        <w:rPr>
          <w:lang w:eastAsia="zh-CN"/>
        </w:rPr>
      </w:pPr>
      <w:r>
        <w:t>In practical problems</w:t>
      </w:r>
      <w:proofErr w:type="gramStart"/>
      <w:r>
        <w:t>,</w:t>
      </w:r>
      <w:r w:rsidR="00937BF3" w:rsidRPr="00F8407E">
        <w:t>,</w:t>
      </w:r>
      <w:proofErr w:type="gramEnd"/>
      <w:r>
        <w:t xml:space="preserve"> the </w:t>
      </w:r>
      <w:r w:rsidR="00940E50">
        <w:t xml:space="preserve">OLS </w:t>
      </w:r>
      <w:r>
        <w:t xml:space="preserve">assumptions of </w:t>
      </w:r>
      <w:r w:rsidR="00940E50">
        <w:t xml:space="preserve">independency between predictors couldn’t be meet, especially there are several predictors. Such violation brings high variability and </w:t>
      </w:r>
      <w:r w:rsidR="00940E50" w:rsidRPr="00F8407E">
        <w:t>unstable</w:t>
      </w:r>
      <w:r w:rsidR="00940E50">
        <w:t>ness to the model. In case of such phenomena, f</w:t>
      </w:r>
      <w:r w:rsidR="00937BF3" w:rsidRPr="00F8407E">
        <w:t xml:space="preserve">or the improved </w:t>
      </w:r>
      <w:r>
        <w:t>predictor set,</w:t>
      </w:r>
      <w:r w:rsidR="00940E50">
        <w:t xml:space="preserve"> we would apply PLS to estimate parameters.</w:t>
      </w:r>
    </w:p>
    <w:p w14:paraId="5C32ECDD" w14:textId="2A6D4D01" w:rsidR="00937BF3" w:rsidRPr="00F8407E" w:rsidRDefault="00937BF3" w:rsidP="004F0C53">
      <w:pPr>
        <w:widowControl w:val="0"/>
        <w:autoSpaceDE w:val="0"/>
        <w:autoSpaceDN w:val="0"/>
        <w:adjustRightInd w:val="0"/>
        <w:spacing w:beforeLines="50" w:before="120" w:afterLines="50" w:after="120"/>
        <w:jc w:val="both"/>
      </w:pPr>
      <w:r w:rsidRPr="00F8407E">
        <w:t xml:space="preserve">PLS method uses NIPALS algorithm, it iteratively seeks to find </w:t>
      </w:r>
      <w:r w:rsidR="002515A3">
        <w:t xml:space="preserve">underlying, or latent relation. </w:t>
      </w:r>
      <w:proofErr w:type="gramStart"/>
      <w:r w:rsidRPr="00F8407E">
        <w:t>In</w:t>
      </w:r>
      <w:r w:rsidR="00FE7632" w:rsidRPr="00F8407E">
        <w:t xml:space="preserve"> </w:t>
      </w:r>
      <w:r w:rsidR="002515A3">
        <w:rPr>
          <w:rFonts w:hint="eastAsia"/>
          <w:lang w:eastAsia="zh-CN"/>
        </w:rPr>
        <w:t xml:space="preserve">each </w:t>
      </w:r>
      <w:r w:rsidRPr="00F8407E">
        <w:t>iteration</w:t>
      </w:r>
      <w:proofErr w:type="gramEnd"/>
      <w:r w:rsidRPr="00F8407E">
        <w:t>, it assesses the relationship between the predictors (X) and response (Y) and numerically summarizes the relationship with a vector of weights (w), which is also known as a direction. The predictor data are then orthogonally projected onto the direction to generate scores (t). The scores are then used to generate loadings (p), which measure the correlation of the score vector to the original predictors. These linear combinations of predictors are called components or latent variables. PLS linear combinations of predictors are chosen to maximally summarize covariance with the response. It strikes a compromise between the objectives of predictor space dimension reduction and a predictive relationship with the response.</w:t>
      </w:r>
    </w:p>
    <w:p w14:paraId="774A53ED" w14:textId="2F6911D1" w:rsidR="00937BF3" w:rsidRPr="00F8407E" w:rsidRDefault="00937BF3" w:rsidP="004F0C53">
      <w:pPr>
        <w:widowControl w:val="0"/>
        <w:autoSpaceDE w:val="0"/>
        <w:autoSpaceDN w:val="0"/>
        <w:adjustRightInd w:val="0"/>
        <w:spacing w:beforeLines="50" w:before="120" w:afterLines="50" w:after="120"/>
        <w:jc w:val="both"/>
        <w:rPr>
          <w:lang w:eastAsia="zh-CN"/>
        </w:rPr>
      </w:pPr>
      <w:r w:rsidRPr="00F8407E">
        <w:t xml:space="preserve">According to our 4 features predictors, they are in the same scales of differing magnitude. So we do not consider centering and scaling. </w:t>
      </w:r>
    </w:p>
    <w:p w14:paraId="53C9DC46" w14:textId="77777777" w:rsidR="00EC00D5" w:rsidRPr="00F14A98" w:rsidRDefault="00EC00D5" w:rsidP="004F0C53">
      <w:pPr>
        <w:pStyle w:val="10"/>
        <w:spacing w:beforeLines="50" w:before="120" w:afterLines="50" w:after="120"/>
        <w:jc w:val="both"/>
        <w:rPr>
          <w:b/>
        </w:rPr>
      </w:pPr>
      <w:r w:rsidRPr="00F14A98">
        <w:rPr>
          <w:b/>
        </w:rPr>
        <w:t>Results:</w:t>
      </w:r>
    </w:p>
    <w:p w14:paraId="668B651B" w14:textId="2BACF743" w:rsidR="00672F7E" w:rsidRPr="00F8407E" w:rsidRDefault="00672F7E" w:rsidP="004F0C53">
      <w:pPr>
        <w:widowControl w:val="0"/>
        <w:autoSpaceDE w:val="0"/>
        <w:autoSpaceDN w:val="0"/>
        <w:adjustRightInd w:val="0"/>
        <w:spacing w:beforeLines="50" w:before="120" w:afterLines="50" w:after="120"/>
        <w:jc w:val="both"/>
      </w:pPr>
      <w:r w:rsidRPr="00F8407E">
        <w:t xml:space="preserve">Number of components is the tuning parameter of PLS model, tuning results of these two models and the prediction ability of tuned model are shown in </w:t>
      </w:r>
      <w:r w:rsidRPr="00F8407E">
        <w:rPr>
          <w:i/>
        </w:rPr>
        <w:t>Table 2</w:t>
      </w:r>
      <w:r w:rsidRPr="00F8407E">
        <w:t>:</w:t>
      </w:r>
    </w:p>
    <w:p w14:paraId="7040BFA1" w14:textId="57366E46" w:rsidR="00672F7E" w:rsidRDefault="00672F7E" w:rsidP="004F0C53">
      <w:pPr>
        <w:pStyle w:val="10"/>
        <w:spacing w:beforeLines="50" w:before="120" w:afterLines="50" w:after="120"/>
        <w:jc w:val="both"/>
        <w:rPr>
          <w:b/>
          <w:lang w:eastAsia="zh-CN"/>
        </w:rPr>
      </w:pPr>
      <w:r>
        <w:rPr>
          <w:b/>
          <w:noProof/>
          <w:lang w:eastAsia="zh-CN"/>
        </w:rPr>
        <mc:AlternateContent>
          <mc:Choice Requires="wps">
            <w:drawing>
              <wp:anchor distT="0" distB="0" distL="114300" distR="114300" simplePos="0" relativeHeight="251685888" behindDoc="0" locked="0" layoutInCell="1" allowOverlap="1" wp14:anchorId="5E3155E2" wp14:editId="03C8C5D9">
                <wp:simplePos x="0" y="0"/>
                <wp:positionH relativeFrom="column">
                  <wp:posOffset>2628900</wp:posOffset>
                </wp:positionH>
                <wp:positionV relativeFrom="paragraph">
                  <wp:posOffset>64770</wp:posOffset>
                </wp:positionV>
                <wp:extent cx="800100" cy="3429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A8AD45" w14:textId="70254E3D" w:rsidR="00F55C4B" w:rsidRDefault="00F55C4B">
                            <w:r>
                              <w:t>Table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7" type="#_x0000_t202" style="position:absolute;left:0;text-align:left;margin-left:207pt;margin-top:5.1pt;width:63pt;height:2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" filled="f" stroked="f">
                <v:textbox>
                  <w:txbxContent>
                    <w:p w14:paraId="18A8AD45" w14:textId="70254E3D" w:rsidR="00F55C4B" w:rsidRDefault="00F55C4B">
                      <w:r>
                        <w:t>Table 2</w:t>
                      </w:r>
                    </w:p>
                  </w:txbxContent>
                </v:textbox>
                <w10:wrap type="square"/>
              </v:shape>
            </w:pict>
          </mc:Fallback>
        </mc:AlternateContent>
      </w:r>
    </w:p>
    <w:p w14:paraId="6207B08A" w14:textId="6BC75AB4" w:rsidR="00937BF3" w:rsidRDefault="00937BF3" w:rsidP="004F0C53">
      <w:pPr>
        <w:pStyle w:val="10"/>
        <w:spacing w:beforeLines="50" w:before="120" w:afterLines="50" w:after="120"/>
        <w:jc w:val="both"/>
        <w:rPr>
          <w:b/>
        </w:rPr>
      </w:pPr>
    </w:p>
    <w:p w14:paraId="42EEA837" w14:textId="05243719" w:rsidR="00937BF3" w:rsidRPr="001136F4" w:rsidRDefault="004D045D" w:rsidP="004F0C53">
      <w:pPr>
        <w:pStyle w:val="10"/>
        <w:spacing w:beforeLines="50" w:before="120" w:afterLines="50" w:after="120"/>
        <w:jc w:val="both"/>
      </w:pPr>
      <w:r w:rsidRPr="004D045D">
        <w:rPr>
          <w:noProof/>
          <w:lang w:eastAsia="zh-CN"/>
        </w:rPr>
        <w:drawing>
          <wp:anchor distT="0" distB="0" distL="114300" distR="114300" simplePos="0" relativeHeight="251686912" behindDoc="1" locked="0" layoutInCell="1" allowOverlap="1" wp14:anchorId="697E86B6" wp14:editId="69A54A67">
            <wp:simplePos x="0" y="0"/>
            <wp:positionH relativeFrom="column">
              <wp:posOffset>0</wp:posOffset>
            </wp:positionH>
            <wp:positionV relativeFrom="paragraph">
              <wp:posOffset>13335</wp:posOffset>
            </wp:positionV>
            <wp:extent cx="5641340" cy="939165"/>
            <wp:effectExtent l="0" t="0" r="0" b="635"/>
            <wp:wrapTopAndBottom/>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1340" cy="939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BF3">
        <w:rPr>
          <w:b/>
        </w:rPr>
        <w:t>Model Summary:</w:t>
      </w:r>
    </w:p>
    <w:p w14:paraId="67D74282" w14:textId="2A89245B" w:rsidR="00672F7E" w:rsidRPr="00F8407E" w:rsidRDefault="00E82B95" w:rsidP="004F0C53">
      <w:pPr>
        <w:widowControl w:val="0"/>
        <w:autoSpaceDE w:val="0"/>
        <w:autoSpaceDN w:val="0"/>
        <w:adjustRightInd w:val="0"/>
        <w:spacing w:beforeLines="50" w:before="120" w:afterLines="50" w:after="120"/>
        <w:jc w:val="both"/>
      </w:pPr>
      <w:r>
        <w:t xml:space="preserve">From </w:t>
      </w:r>
      <w:r w:rsidR="002515A3" w:rsidRPr="002515A3">
        <w:rPr>
          <w:i/>
        </w:rPr>
        <w:t>T</w:t>
      </w:r>
      <w:r w:rsidR="00672F7E" w:rsidRPr="002515A3">
        <w:rPr>
          <w:i/>
        </w:rPr>
        <w:t>able</w:t>
      </w:r>
      <w:r w:rsidR="002515A3" w:rsidRPr="002515A3">
        <w:rPr>
          <w:i/>
        </w:rPr>
        <w:t xml:space="preserve"> 2</w:t>
      </w:r>
      <w:r w:rsidR="00672F7E" w:rsidRPr="00F8407E">
        <w:t xml:space="preserve"> we can see that, PLS model gives similar good results as ordinary linear regression </w:t>
      </w:r>
      <w:r w:rsidR="00B83908" w:rsidRPr="00F8407E">
        <w:rPr>
          <w:rFonts w:hint="eastAsia"/>
          <w:lang w:eastAsia="zh-CN"/>
        </w:rPr>
        <w:softHyphen/>
      </w:r>
      <w:r w:rsidR="00B83908" w:rsidRPr="00F8407E">
        <w:rPr>
          <w:rFonts w:hint="eastAsia"/>
          <w:lang w:eastAsia="zh-CN"/>
        </w:rPr>
        <w:softHyphen/>
      </w:r>
      <w:r w:rsidR="00B83908" w:rsidRPr="00F8407E">
        <w:rPr>
          <w:rFonts w:hint="eastAsia"/>
          <w:lang w:eastAsia="zh-CN"/>
        </w:rPr>
        <w:softHyphen/>
      </w:r>
      <w:r w:rsidR="00672F7E" w:rsidRPr="00F8407E">
        <w:t xml:space="preserve">model. </w:t>
      </w:r>
    </w:p>
    <w:p w14:paraId="57CA5A91" w14:textId="6CDD3FF6" w:rsidR="00495977" w:rsidRDefault="00672F7E" w:rsidP="004F0C53">
      <w:pPr>
        <w:widowControl w:val="0"/>
        <w:autoSpaceDE w:val="0"/>
        <w:autoSpaceDN w:val="0"/>
        <w:adjustRightInd w:val="0"/>
        <w:spacing w:beforeLines="50" w:before="120" w:afterLines="50" w:after="120"/>
        <w:jc w:val="both"/>
        <w:rPr>
          <w:lang w:eastAsia="zh-CN"/>
        </w:rPr>
      </w:pPr>
      <w:r w:rsidRPr="00F8407E">
        <w:t xml:space="preserve">For the first model without the 4 features, PLS model gives exactly same result as ordinary linear regression model, which is because these predictors are not </w:t>
      </w:r>
      <w:r w:rsidR="003C564A" w:rsidRPr="00F8407E">
        <w:t>correlated;</w:t>
      </w:r>
      <w:r w:rsidRPr="00F8407E">
        <w:t xml:space="preserve"> they separately represent different predictive information. However, by including the 4 features, the number of components increased from 11 to 13, there is a slight decrease in Prediction RMSE and a slight increase in Prediction </w:t>
      </w:r>
      <m:oMath>
        <m:sSup>
          <m:sSupPr>
            <m:ctrlPr>
              <w:rPr>
                <w:rFonts w:ascii="Cambria Math" w:hAnsi="Cambria Math"/>
                <w:i/>
                <w:color w:val="auto"/>
              </w:rPr>
            </m:ctrlPr>
          </m:sSupPr>
          <m:e>
            <m:r>
              <w:rPr>
                <w:rFonts w:ascii="Cambria Math" w:hAnsi="Cambria Math" w:hint="eastAsia"/>
                <w:color w:val="auto"/>
              </w:rPr>
              <m:t>R</m:t>
            </m:r>
          </m:e>
          <m:sup>
            <m:r>
              <w:rPr>
                <w:rFonts w:ascii="Cambria Math" w:hAnsi="Cambria Math" w:hint="eastAsia"/>
                <w:color w:val="auto"/>
              </w:rPr>
              <m:t>2</m:t>
            </m:r>
          </m:sup>
        </m:sSup>
      </m:oMath>
      <w:r w:rsidR="004D045D" w:rsidRPr="00F8407E">
        <w:t>,</w:t>
      </w:r>
      <w:r w:rsidRPr="00F8407E">
        <w:t xml:space="preserve"> because we add more informative predictors into the model. However, PLS model with 4 features performs a little worse than ordinary linear </w:t>
      </w:r>
      <w:r w:rsidR="004D045D" w:rsidRPr="00F8407E">
        <w:t xml:space="preserve">regression </w:t>
      </w:r>
      <w:r w:rsidRPr="00F8407E">
        <w:t>model with 4 features, so the cost from reducing number of predictors is more than the benefits.</w:t>
      </w:r>
    </w:p>
    <w:p w14:paraId="37A06DB6" w14:textId="41EBD23B" w:rsidR="00FE7632" w:rsidRPr="009703B5" w:rsidRDefault="00FE7632" w:rsidP="004F0C53">
      <w:pPr>
        <w:pStyle w:val="3"/>
        <w:spacing w:beforeLines="50" w:before="120" w:afterLines="50" w:after="120"/>
        <w:rPr>
          <w:rFonts w:ascii="Arial" w:hAnsi="Arial" w:cs="Arial"/>
          <w:color w:val="auto"/>
          <w:sz w:val="22"/>
          <w:szCs w:val="22"/>
        </w:rPr>
      </w:pPr>
      <w:bookmarkStart w:id="12" w:name="_Toc261546294"/>
      <w:r w:rsidRPr="009703B5">
        <w:rPr>
          <w:rFonts w:ascii="Arial" w:hAnsi="Arial" w:cs="Arial" w:hint="eastAsia"/>
          <w:color w:val="auto"/>
          <w:sz w:val="22"/>
          <w:szCs w:val="22"/>
        </w:rPr>
        <w:t>4.1.3 Regression Tree</w:t>
      </w:r>
      <w:bookmarkEnd w:id="12"/>
    </w:p>
    <w:p w14:paraId="13370C9E" w14:textId="4BC86624" w:rsidR="00FE7632" w:rsidRDefault="00FE7632" w:rsidP="004F0C53">
      <w:pPr>
        <w:pStyle w:val="10"/>
        <w:spacing w:beforeLines="50" w:before="120" w:afterLines="50" w:after="120"/>
        <w:jc w:val="both"/>
        <w:rPr>
          <w:b/>
          <w:lang w:eastAsia="zh-CN"/>
        </w:rPr>
      </w:pPr>
      <w:r w:rsidRPr="00FE7632">
        <w:rPr>
          <w:rFonts w:hint="eastAsia"/>
          <w:b/>
        </w:rPr>
        <w:t>Background:</w:t>
      </w:r>
    </w:p>
    <w:p w14:paraId="3F1F34AC" w14:textId="36B6826C" w:rsidR="00B83908" w:rsidRPr="00690AF3" w:rsidRDefault="00B83908" w:rsidP="004F0C53">
      <w:pPr>
        <w:spacing w:beforeLines="50" w:before="120" w:afterLines="50" w:after="120"/>
        <w:jc w:val="both"/>
      </w:pPr>
      <w:r w:rsidRPr="00690AF3">
        <w:t>Basic regression trees partition the data i</w:t>
      </w:r>
      <w:r>
        <w:t>nto smaller groups that are mor</w:t>
      </w:r>
      <w:r>
        <w:rPr>
          <w:rFonts w:hint="eastAsia"/>
        </w:rPr>
        <w:t>e h</w:t>
      </w:r>
      <w:r w:rsidRPr="00690AF3">
        <w:t>omogenous with respect to the response. To achieve outcome homogeneity</w:t>
      </w:r>
      <w:r w:rsidR="00F8407E" w:rsidRPr="00690AF3">
        <w:t>, regression</w:t>
      </w:r>
      <w:r w:rsidRPr="00690AF3">
        <w:t xml:space="preserve"> trees determine:</w:t>
      </w:r>
    </w:p>
    <w:p w14:paraId="4C8EED1D" w14:textId="77777777" w:rsidR="002159F4" w:rsidRDefault="00B83908" w:rsidP="004F0C53">
      <w:pPr>
        <w:spacing w:beforeLines="50" w:before="120" w:afterLines="50" w:after="120"/>
        <w:jc w:val="both"/>
        <w:rPr>
          <w:lang w:eastAsia="zh-CN"/>
        </w:rPr>
      </w:pPr>
      <w:r w:rsidRPr="00690AF3">
        <w:t xml:space="preserve">• </w:t>
      </w:r>
      <w:proofErr w:type="gramStart"/>
      <w:r w:rsidRPr="00690AF3">
        <w:t>The</w:t>
      </w:r>
      <w:proofErr w:type="gramEnd"/>
      <w:r w:rsidRPr="00690AF3">
        <w:t xml:space="preserve"> predictor to split on and value of the split</w:t>
      </w:r>
      <w:r w:rsidR="00F8407E">
        <w:rPr>
          <w:rFonts w:hint="eastAsia"/>
          <w:lang w:eastAsia="zh-CN"/>
        </w:rPr>
        <w:t xml:space="preserve"> </w:t>
      </w:r>
      <w:r w:rsidR="002159F4">
        <w:rPr>
          <w:rFonts w:hint="eastAsia"/>
          <w:lang w:eastAsia="zh-CN"/>
        </w:rPr>
        <w:t xml:space="preserve"> </w:t>
      </w:r>
    </w:p>
    <w:p w14:paraId="15A339E9" w14:textId="71F7738B" w:rsidR="00B83908" w:rsidRPr="00690AF3" w:rsidRDefault="00B83908" w:rsidP="004F0C53">
      <w:pPr>
        <w:spacing w:beforeLines="50" w:before="120" w:afterLines="50" w:after="120"/>
        <w:jc w:val="both"/>
      </w:pPr>
      <w:r w:rsidRPr="00690AF3">
        <w:t xml:space="preserve">• </w:t>
      </w:r>
      <w:proofErr w:type="gramStart"/>
      <w:r w:rsidRPr="00690AF3">
        <w:t>The</w:t>
      </w:r>
      <w:proofErr w:type="gramEnd"/>
      <w:r w:rsidRPr="00690AF3">
        <w:t xml:space="preserve"> depth or complexity of the tree</w:t>
      </w:r>
    </w:p>
    <w:p w14:paraId="31F1518C" w14:textId="77777777" w:rsidR="00B83908" w:rsidRDefault="00B83908" w:rsidP="004F0C53">
      <w:pPr>
        <w:spacing w:beforeLines="50" w:before="120" w:afterLines="50" w:after="120"/>
        <w:jc w:val="both"/>
        <w:rPr>
          <w:lang w:eastAsia="zh-CN"/>
        </w:rPr>
      </w:pPr>
      <w:r w:rsidRPr="00690AF3">
        <w:t xml:space="preserve">• </w:t>
      </w:r>
      <w:proofErr w:type="gramStart"/>
      <w:r w:rsidRPr="00690AF3">
        <w:t>The</w:t>
      </w:r>
      <w:proofErr w:type="gramEnd"/>
      <w:r w:rsidRPr="00690AF3">
        <w:t xml:space="preserve"> prediction equation in the terminal nodes</w:t>
      </w:r>
    </w:p>
    <w:p w14:paraId="12D6C836" w14:textId="1D71E4D3" w:rsidR="00A27BCB" w:rsidRDefault="00A27BCB" w:rsidP="004F0C53">
      <w:pPr>
        <w:spacing w:beforeLines="50" w:before="120" w:afterLines="50" w:after="120"/>
        <w:jc w:val="both"/>
        <w:rPr>
          <w:lang w:eastAsia="zh-CN"/>
        </w:rPr>
      </w:pPr>
      <w:r>
        <w:t>While trees are highly interpretable and easy to compute, they do have</w:t>
      </w:r>
      <w:r>
        <w:rPr>
          <w:rFonts w:hint="eastAsia"/>
        </w:rPr>
        <w:t xml:space="preserve"> </w:t>
      </w:r>
      <w:r>
        <w:t>some noteworthy disadvantages. First, single regression trees are more likely</w:t>
      </w:r>
      <w:r>
        <w:rPr>
          <w:rFonts w:hint="eastAsia"/>
        </w:rPr>
        <w:t xml:space="preserve"> </w:t>
      </w:r>
      <w:r>
        <w:t>to have sub-optimal predictive performance compared to other modeling</w:t>
      </w:r>
      <w:r>
        <w:rPr>
          <w:rFonts w:hint="eastAsia"/>
        </w:rPr>
        <w:t xml:space="preserve"> </w:t>
      </w:r>
      <w:r>
        <w:t>approaches.</w:t>
      </w:r>
      <w:r w:rsidRPr="00A27BCB">
        <w:t xml:space="preserve"> </w:t>
      </w:r>
      <w:r w:rsidRPr="00BE46D6">
        <w:t>An additional disadvantage is that an individual tree tends to be unstable</w:t>
      </w:r>
      <w:r w:rsidRPr="00BE46D6">
        <w:rPr>
          <w:rFonts w:hint="eastAsia"/>
        </w:rPr>
        <w:t>.</w:t>
      </w:r>
    </w:p>
    <w:p w14:paraId="6578DA26" w14:textId="22094AAC" w:rsidR="00B83908" w:rsidRPr="004F0C53" w:rsidRDefault="00F8407E" w:rsidP="004F0C53">
      <w:pPr>
        <w:spacing w:beforeLines="50" w:before="120" w:afterLines="50" w:after="120"/>
        <w:jc w:val="both"/>
      </w:pPr>
      <w:r>
        <w:t>In</w:t>
      </w:r>
      <w:r>
        <w:rPr>
          <w:rFonts w:hint="eastAsia"/>
        </w:rPr>
        <w:t xml:space="preserve"> this case, we use regression tree to predict the weekly sales and also we use 10 folds cross validation to resampling. </w:t>
      </w:r>
    </w:p>
    <w:p w14:paraId="25FE0531" w14:textId="77777777" w:rsidR="00FE7632" w:rsidRPr="00BE46D6" w:rsidRDefault="00FE7632" w:rsidP="004F0C53">
      <w:pPr>
        <w:spacing w:beforeLines="50" w:before="120" w:afterLines="50" w:after="120"/>
        <w:rPr>
          <w:b/>
        </w:rPr>
      </w:pPr>
      <w:r w:rsidRPr="00BE46D6">
        <w:rPr>
          <w:rFonts w:hint="eastAsia"/>
          <w:b/>
        </w:rPr>
        <w:t>Results:</w:t>
      </w:r>
    </w:p>
    <w:p w14:paraId="07579C9C" w14:textId="2A404AC7" w:rsidR="00FE7632" w:rsidRDefault="00FE7632" w:rsidP="004F0C53">
      <w:pPr>
        <w:spacing w:beforeLines="50" w:before="120" w:afterLines="50" w:after="120"/>
        <w:jc w:val="both"/>
        <w:rPr>
          <w:noProof/>
        </w:rPr>
      </w:pPr>
      <w:r>
        <w:rPr>
          <w:rFonts w:hint="eastAsia"/>
          <w:noProof/>
        </w:rPr>
        <w:t xml:space="preserve">Firstly, we choose  the variables from the training data: ISHoliday, Month, Day,store  and four varibles from features data: CPI, Unemployment, </w:t>
      </w:r>
      <w:r w:rsidRPr="001C7594">
        <w:rPr>
          <w:noProof/>
        </w:rPr>
        <w:t>Temperature</w:t>
      </w:r>
      <w:r>
        <w:rPr>
          <w:rFonts w:hint="eastAsia"/>
          <w:noProof/>
        </w:rPr>
        <w:t>,</w:t>
      </w:r>
      <w:r w:rsidRPr="001C7594">
        <w:t xml:space="preserve"> </w:t>
      </w:r>
      <w:r w:rsidRPr="001C7594">
        <w:rPr>
          <w:noProof/>
        </w:rPr>
        <w:t>Fuel_Price</w:t>
      </w:r>
    </w:p>
    <w:p w14:paraId="471FCE75" w14:textId="22AA8D54" w:rsidR="00FE7632" w:rsidRDefault="00FE7632" w:rsidP="004F0C53">
      <w:pPr>
        <w:spacing w:beforeLines="50" w:before="120" w:afterLines="50" w:after="120"/>
        <w:jc w:val="both"/>
        <w:rPr>
          <w:noProof/>
          <w:lang w:eastAsia="zh-CN"/>
        </w:rPr>
      </w:pPr>
      <w:r>
        <w:rPr>
          <w:rFonts w:hint="eastAsia"/>
          <w:noProof/>
        </w:rPr>
        <w:t>RMSE was used to select the optimal</w:t>
      </w:r>
      <w:r w:rsidR="00921AE5">
        <w:rPr>
          <w:rFonts w:hint="eastAsia"/>
          <w:noProof/>
        </w:rPr>
        <w:t xml:space="preserve"> model using the smallest</w:t>
      </w:r>
      <w:r w:rsidR="00921AE5">
        <w:rPr>
          <w:rFonts w:hint="eastAsia"/>
          <w:noProof/>
          <w:lang w:eastAsia="zh-CN"/>
        </w:rPr>
        <w:t xml:space="preserve"> </w:t>
      </w:r>
      <w:r w:rsidR="00921AE5">
        <w:rPr>
          <w:noProof/>
          <w:lang w:eastAsia="zh-CN"/>
        </w:rPr>
        <w:t>cross-validated error</w:t>
      </w:r>
      <w:r w:rsidR="00921AE5">
        <w:rPr>
          <w:rFonts w:hint="eastAsia"/>
          <w:noProof/>
          <w:lang w:eastAsia="zh-CN"/>
        </w:rPr>
        <w:t>, which named cp in the results.</w:t>
      </w:r>
      <w:r>
        <w:rPr>
          <w:rFonts w:hint="eastAsia"/>
          <w:noProof/>
          <w:lang w:eastAsia="zh-CN"/>
        </w:rPr>
        <w:t xml:space="preserve"> And then we also use the variables without the four variables from features dateset. </w:t>
      </w:r>
    </w:p>
    <w:p w14:paraId="4878A168" w14:textId="6D30F602" w:rsidR="00FE7632" w:rsidRDefault="00FE7632" w:rsidP="002515A3">
      <w:pPr>
        <w:pStyle w:val="10"/>
        <w:jc w:val="both"/>
      </w:pPr>
      <w:r>
        <w:t>The r</w:t>
      </w:r>
      <w:r w:rsidR="0025317E">
        <w:t xml:space="preserve">esults of </w:t>
      </w:r>
      <w:r w:rsidR="0025317E">
        <w:rPr>
          <w:rFonts w:hint="eastAsia"/>
          <w:lang w:eastAsia="zh-CN"/>
        </w:rPr>
        <w:t>Regression Tree</w:t>
      </w:r>
      <w:r>
        <w:t xml:space="preserve"> model are as shown in </w:t>
      </w:r>
      <w:r>
        <w:rPr>
          <w:i/>
        </w:rPr>
        <w:t xml:space="preserve">Table </w:t>
      </w:r>
      <w:r>
        <w:rPr>
          <w:rFonts w:hint="eastAsia"/>
          <w:i/>
          <w:lang w:eastAsia="zh-CN"/>
        </w:rPr>
        <w:t>3</w:t>
      </w:r>
      <w:r>
        <w:t>:</w:t>
      </w:r>
    </w:p>
    <w:p w14:paraId="56D4EB92" w14:textId="77777777" w:rsidR="00FE7632" w:rsidRDefault="00FE7632" w:rsidP="00FE7632">
      <w:pPr>
        <w:pStyle w:val="10"/>
        <w:jc w:val="both"/>
      </w:pPr>
      <w:r>
        <w:rPr>
          <w:noProof/>
          <w:lang w:eastAsia="zh-CN"/>
        </w:rPr>
        <mc:AlternateContent>
          <mc:Choice Requires="wps">
            <w:drawing>
              <wp:anchor distT="0" distB="0" distL="114300" distR="114300" simplePos="0" relativeHeight="251691008" behindDoc="0" locked="0" layoutInCell="1" allowOverlap="1" wp14:anchorId="1DF1AE58" wp14:editId="5BBA1F83">
                <wp:simplePos x="0" y="0"/>
                <wp:positionH relativeFrom="column">
                  <wp:posOffset>2400300</wp:posOffset>
                </wp:positionH>
                <wp:positionV relativeFrom="paragraph">
                  <wp:posOffset>19050</wp:posOffset>
                </wp:positionV>
                <wp:extent cx="1028700" cy="342900"/>
                <wp:effectExtent l="0" t="0" r="0" b="12700"/>
                <wp:wrapSquare wrapText="bothSides"/>
                <wp:docPr id="24" name="Text Box 3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1FFE67" w14:textId="4913796D" w:rsidR="00F55C4B" w:rsidRDefault="00F55C4B" w:rsidP="00FE7632">
                            <w:pPr>
                              <w:rPr>
                                <w:lang w:eastAsia="zh-CN"/>
                              </w:rPr>
                            </w:pPr>
                            <w:r>
                              <w:t xml:space="preserve">Table </w:t>
                            </w:r>
                            <w:r>
                              <w:rPr>
                                <w:rFonts w:hint="eastAsia"/>
                                <w:lang w:eastAsia="zh-C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38" type="#_x0000_t202" style="position:absolute;left:0;text-align:left;margin-left:189pt;margin-top:1.5pt;width:81pt;height:2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" filled="f" stroked="f">
                <v:textbox>
                  <w:txbxContent>
                    <w:p w14:paraId="2F1FFE67" w14:textId="4913796D" w:rsidR="00F55C4B" w:rsidRDefault="00F55C4B" w:rsidP="00FE7632">
                      <w:pPr>
                        <w:rPr>
                          <w:lang w:eastAsia="zh-CN"/>
                        </w:rPr>
                      </w:pPr>
                      <w:r>
                        <w:t xml:space="preserve">Table </w:t>
                      </w:r>
                      <w:r>
                        <w:rPr>
                          <w:rFonts w:hint="eastAsia"/>
                          <w:lang w:eastAsia="zh-CN"/>
                        </w:rPr>
                        <w:t>3</w:t>
                      </w:r>
                    </w:p>
                  </w:txbxContent>
                </v:textbox>
                <w10:wrap type="square"/>
              </v:shape>
            </w:pict>
          </mc:Fallback>
        </mc:AlternateContent>
      </w:r>
    </w:p>
    <w:p w14:paraId="415E233F" w14:textId="47C1863F" w:rsidR="00FE7632" w:rsidRDefault="00F75CC2" w:rsidP="00FE7632">
      <w:pPr>
        <w:pStyle w:val="10"/>
        <w:jc w:val="both"/>
      </w:pPr>
      <w:r>
        <w:rPr>
          <w:noProof/>
          <w:lang w:eastAsia="zh-CN"/>
        </w:rPr>
        <w:drawing>
          <wp:anchor distT="0" distB="0" distL="114300" distR="114300" simplePos="0" relativeHeight="251694080" behindDoc="0" locked="0" layoutInCell="1" allowOverlap="1" wp14:anchorId="685FA1CE" wp14:editId="0240E4B4">
            <wp:simplePos x="0" y="0"/>
            <wp:positionH relativeFrom="column">
              <wp:posOffset>0</wp:posOffset>
            </wp:positionH>
            <wp:positionV relativeFrom="paragraph">
              <wp:posOffset>78047</wp:posOffset>
            </wp:positionV>
            <wp:extent cx="5943600" cy="578485"/>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578485"/>
                    </a:xfrm>
                    <a:prstGeom prst="rect">
                      <a:avLst/>
                    </a:prstGeom>
                  </pic:spPr>
                </pic:pic>
              </a:graphicData>
            </a:graphic>
            <wp14:sizeRelH relativeFrom="page">
              <wp14:pctWidth>0</wp14:pctWidth>
            </wp14:sizeRelH>
            <wp14:sizeRelV relativeFrom="page">
              <wp14:pctHeight>0</wp14:pctHeight>
            </wp14:sizeRelV>
          </wp:anchor>
        </w:drawing>
      </w:r>
    </w:p>
    <w:p w14:paraId="5D66CCB7" w14:textId="77777777" w:rsidR="00FE7632" w:rsidRDefault="00FE7632">
      <w:pPr>
        <w:pStyle w:val="10"/>
        <w:jc w:val="both"/>
        <w:rPr>
          <w:lang w:eastAsia="zh-CN"/>
        </w:rPr>
      </w:pPr>
    </w:p>
    <w:p w14:paraId="09042888" w14:textId="136C1DD1" w:rsidR="00FE7632" w:rsidRDefault="00FE7632">
      <w:pPr>
        <w:pStyle w:val="10"/>
        <w:jc w:val="both"/>
        <w:rPr>
          <w:b/>
          <w:lang w:eastAsia="zh-CN"/>
        </w:rPr>
      </w:pPr>
    </w:p>
    <w:p w14:paraId="6FB4B940" w14:textId="77777777" w:rsidR="002159F4" w:rsidRDefault="002159F4" w:rsidP="003C564A">
      <w:pPr>
        <w:pStyle w:val="10"/>
        <w:jc w:val="both"/>
        <w:rPr>
          <w:b/>
          <w:lang w:eastAsia="zh-CN"/>
        </w:rPr>
      </w:pPr>
    </w:p>
    <w:p w14:paraId="17D1ECCA" w14:textId="1F28D181" w:rsidR="003C564A" w:rsidRDefault="003C564A" w:rsidP="004F0C53">
      <w:pPr>
        <w:pStyle w:val="10"/>
        <w:spacing w:beforeLines="50" w:before="120" w:afterLines="50" w:after="120"/>
        <w:jc w:val="both"/>
      </w:pPr>
      <w:r>
        <w:rPr>
          <w:b/>
        </w:rPr>
        <w:t>Model Summary:</w:t>
      </w:r>
    </w:p>
    <w:p w14:paraId="731BBB8F" w14:textId="09F75FDA" w:rsidR="008F5751" w:rsidRDefault="003C564A" w:rsidP="004F0C53">
      <w:pPr>
        <w:widowControl w:val="0"/>
        <w:autoSpaceDE w:val="0"/>
        <w:autoSpaceDN w:val="0"/>
        <w:adjustRightInd w:val="0"/>
        <w:spacing w:beforeLines="50" w:before="120" w:afterLines="50" w:after="120"/>
        <w:jc w:val="both"/>
        <w:rPr>
          <w:lang w:eastAsia="zh-CN"/>
        </w:rPr>
      </w:pPr>
      <w:r w:rsidRPr="00F8407E">
        <w:t>Fro</w:t>
      </w:r>
      <w:r w:rsidR="00E82B95">
        <w:t xml:space="preserve">m </w:t>
      </w:r>
      <w:r w:rsidR="00E82B95" w:rsidRPr="00E82B95">
        <w:rPr>
          <w:i/>
        </w:rPr>
        <w:t>Table 3</w:t>
      </w:r>
      <w:r>
        <w:t xml:space="preserve"> we can see that, </w:t>
      </w:r>
      <w:r w:rsidR="002159F4">
        <w:t>the</w:t>
      </w:r>
      <w:r w:rsidR="002159F4">
        <w:rPr>
          <w:rFonts w:hint="eastAsia"/>
          <w:lang w:eastAsia="zh-CN"/>
        </w:rPr>
        <w:t xml:space="preserve"> results of </w:t>
      </w:r>
      <w:r>
        <w:rPr>
          <w:rFonts w:hint="eastAsia"/>
          <w:lang w:eastAsia="zh-CN"/>
        </w:rPr>
        <w:t>Regression Tree</w:t>
      </w:r>
      <w:r w:rsidRPr="00F8407E">
        <w:t xml:space="preserve"> mode</w:t>
      </w:r>
      <w:r w:rsidR="002159F4">
        <w:rPr>
          <w:rFonts w:hint="eastAsia"/>
          <w:lang w:eastAsia="zh-CN"/>
        </w:rPr>
        <w:t xml:space="preserve"> are not </w:t>
      </w:r>
      <w:r w:rsidR="00F75CC2">
        <w:rPr>
          <w:lang w:eastAsia="zh-CN"/>
        </w:rPr>
        <w:t>as</w:t>
      </w:r>
      <w:r w:rsidR="002159F4">
        <w:rPr>
          <w:rFonts w:hint="eastAsia"/>
          <w:lang w:eastAsia="zh-CN"/>
        </w:rPr>
        <w:t xml:space="preserve"> good as what we got from the above two methods. </w:t>
      </w:r>
      <w:r w:rsidR="002159F4">
        <w:t>Als</w:t>
      </w:r>
      <w:r w:rsidR="002159F4">
        <w:rPr>
          <w:rFonts w:hint="eastAsia"/>
          <w:lang w:eastAsia="zh-CN"/>
        </w:rPr>
        <w:t xml:space="preserve">o we can </w:t>
      </w:r>
      <w:r w:rsidR="002159F4">
        <w:rPr>
          <w:lang w:eastAsia="zh-CN"/>
        </w:rPr>
        <w:t>find</w:t>
      </w:r>
      <w:r w:rsidR="002159F4">
        <w:rPr>
          <w:rFonts w:hint="eastAsia"/>
          <w:lang w:eastAsia="zh-CN"/>
        </w:rPr>
        <w:t xml:space="preserve"> that there </w:t>
      </w:r>
      <w:r w:rsidR="002159F4">
        <w:rPr>
          <w:lang w:eastAsia="zh-CN"/>
        </w:rPr>
        <w:t>is not obvious difference</w:t>
      </w:r>
      <w:r w:rsidR="002159F4">
        <w:rPr>
          <w:rFonts w:hint="eastAsia"/>
          <w:lang w:eastAsia="zh-CN"/>
        </w:rPr>
        <w:t xml:space="preserve"> between the two </w:t>
      </w:r>
      <w:r w:rsidR="00F75CC2">
        <w:rPr>
          <w:lang w:eastAsia="zh-CN"/>
        </w:rPr>
        <w:t>models, which</w:t>
      </w:r>
      <w:r w:rsidR="002159F4">
        <w:rPr>
          <w:rFonts w:hint="eastAsia"/>
          <w:lang w:eastAsia="zh-CN"/>
        </w:rPr>
        <w:t xml:space="preserve"> means that if we </w:t>
      </w:r>
      <w:r w:rsidR="00F75CC2">
        <w:rPr>
          <w:lang w:eastAsia="zh-CN"/>
        </w:rPr>
        <w:t>include the</w:t>
      </w:r>
      <w:r w:rsidR="002159F4">
        <w:rPr>
          <w:rFonts w:hint="eastAsia"/>
          <w:lang w:eastAsia="zh-CN"/>
        </w:rPr>
        <w:t xml:space="preserve"> four </w:t>
      </w:r>
      <w:r w:rsidR="00F75CC2">
        <w:rPr>
          <w:lang w:eastAsia="zh-CN"/>
        </w:rPr>
        <w:t xml:space="preserve">features </w:t>
      </w:r>
      <w:r w:rsidR="00F75CC2">
        <w:rPr>
          <w:rFonts w:hint="eastAsia"/>
          <w:lang w:eastAsia="zh-CN"/>
        </w:rPr>
        <w:t xml:space="preserve">or not, it will not lead to a significant difference. </w:t>
      </w:r>
      <w:r w:rsidR="002159F4">
        <w:rPr>
          <w:rFonts w:hint="eastAsia"/>
          <w:lang w:eastAsia="zh-CN"/>
        </w:rPr>
        <w:t>B</w:t>
      </w:r>
      <w:r w:rsidR="00F75CC2">
        <w:rPr>
          <w:rFonts w:hint="eastAsia"/>
          <w:lang w:eastAsia="zh-CN"/>
        </w:rPr>
        <w:t xml:space="preserve">ut we still can figure out that if we have more variables in the model, the training error will be less, </w:t>
      </w:r>
      <w:r w:rsidR="00F75CC2">
        <w:rPr>
          <w:lang w:eastAsia="zh-CN"/>
        </w:rPr>
        <w:t>it's a</w:t>
      </w:r>
      <w:r w:rsidR="00F75CC2">
        <w:rPr>
          <w:rFonts w:hint="eastAsia"/>
          <w:lang w:eastAsia="zh-CN"/>
        </w:rPr>
        <w:t xml:space="preserve"> bias </w:t>
      </w:r>
      <w:r w:rsidR="00F75CC2">
        <w:rPr>
          <w:lang w:eastAsia="zh-CN"/>
        </w:rPr>
        <w:t>–</w:t>
      </w:r>
      <w:r w:rsidR="00F75CC2">
        <w:rPr>
          <w:rFonts w:hint="eastAsia"/>
          <w:lang w:eastAsia="zh-CN"/>
        </w:rPr>
        <w:t>variance trade off problem.</w:t>
      </w:r>
    </w:p>
    <w:p w14:paraId="35D5DC67" w14:textId="77777777" w:rsidR="008F5751" w:rsidRDefault="008F5751">
      <w:pPr>
        <w:rPr>
          <w:lang w:eastAsia="zh-CN"/>
        </w:rPr>
      </w:pPr>
      <w:r>
        <w:rPr>
          <w:lang w:eastAsia="zh-CN"/>
        </w:rPr>
        <w:br w:type="page"/>
      </w:r>
    </w:p>
    <w:p w14:paraId="0096FD44" w14:textId="1941D277" w:rsidR="00A3421B" w:rsidRPr="009703B5" w:rsidRDefault="00785D0B" w:rsidP="009703B5">
      <w:pPr>
        <w:pStyle w:val="3"/>
        <w:rPr>
          <w:rFonts w:ascii="Arial" w:hAnsi="Arial" w:cs="Arial"/>
          <w:color w:val="auto"/>
          <w:sz w:val="22"/>
          <w:szCs w:val="22"/>
        </w:rPr>
      </w:pPr>
      <w:bookmarkStart w:id="13" w:name="_Toc261546295"/>
      <w:r w:rsidRPr="009703B5">
        <w:rPr>
          <w:rFonts w:ascii="Arial" w:hAnsi="Arial" w:cs="Arial"/>
          <w:color w:val="auto"/>
          <w:sz w:val="22"/>
          <w:szCs w:val="22"/>
        </w:rPr>
        <w:t>4</w:t>
      </w:r>
      <w:r w:rsidR="00FE7632" w:rsidRPr="009703B5">
        <w:rPr>
          <w:rFonts w:ascii="Arial" w:hAnsi="Arial" w:cs="Arial"/>
          <w:color w:val="auto"/>
          <w:sz w:val="22"/>
          <w:szCs w:val="22"/>
        </w:rPr>
        <w:t>.1.</w:t>
      </w:r>
      <w:r w:rsidR="00FE7632" w:rsidRPr="009703B5">
        <w:rPr>
          <w:rFonts w:ascii="Arial" w:hAnsi="Arial" w:cs="Arial" w:hint="eastAsia"/>
          <w:color w:val="auto"/>
          <w:sz w:val="22"/>
          <w:szCs w:val="22"/>
        </w:rPr>
        <w:t>4</w:t>
      </w:r>
      <w:r w:rsidR="00F8296C" w:rsidRPr="009703B5">
        <w:rPr>
          <w:rFonts w:ascii="Arial" w:hAnsi="Arial" w:cs="Arial"/>
          <w:color w:val="auto"/>
          <w:sz w:val="22"/>
          <w:szCs w:val="22"/>
        </w:rPr>
        <w:t xml:space="preserve"> K-Nearest Neighbors</w:t>
      </w:r>
      <w:bookmarkEnd w:id="13"/>
    </w:p>
    <w:p w14:paraId="30C819E2" w14:textId="49488BB0" w:rsidR="001136F4" w:rsidRDefault="00F8296C" w:rsidP="001136F4">
      <w:pPr>
        <w:pStyle w:val="10"/>
        <w:jc w:val="both"/>
        <w:rPr>
          <w:lang w:eastAsia="zh-CN"/>
        </w:rPr>
      </w:pPr>
      <w:r>
        <w:rPr>
          <w:b/>
        </w:rPr>
        <w:t>Background:</w:t>
      </w:r>
    </w:p>
    <w:p w14:paraId="4D4F7512" w14:textId="01455E58" w:rsidR="001136F4" w:rsidRDefault="00F8296C" w:rsidP="004F0C53">
      <w:pPr>
        <w:pStyle w:val="10"/>
        <w:spacing w:beforeLines="50" w:before="120" w:afterLines="50" w:after="120"/>
        <w:jc w:val="both"/>
      </w:pPr>
      <w:r>
        <w:t>The KNN approach simply predicts a new sample using the K-closest samples from the training set. To predict a new sample for regression, KNN identifies that sample’s KNNs in the predictor space.</w:t>
      </w:r>
    </w:p>
    <w:p w14:paraId="31AD4F93" w14:textId="77777777" w:rsidR="00A3421B" w:rsidRDefault="00F8296C" w:rsidP="004F0C53">
      <w:pPr>
        <w:pStyle w:val="10"/>
        <w:spacing w:beforeLines="50" w:before="120" w:afterLines="50" w:after="120"/>
        <w:jc w:val="both"/>
      </w:pPr>
      <w:r>
        <w:rPr>
          <w:b/>
        </w:rPr>
        <w:t>Results:</w:t>
      </w:r>
    </w:p>
    <w:p w14:paraId="08548E4C" w14:textId="066F4AD4" w:rsidR="00A3421B" w:rsidRDefault="00256813" w:rsidP="004F0C53">
      <w:pPr>
        <w:pStyle w:val="10"/>
        <w:spacing w:beforeLines="50" w:before="120" w:afterLines="50" w:after="120"/>
        <w:jc w:val="both"/>
      </w:pPr>
      <w:r>
        <w:rPr>
          <w:noProof/>
          <w:lang w:eastAsia="zh-CN"/>
        </w:rPr>
        <w:drawing>
          <wp:anchor distT="0" distB="0" distL="114300" distR="114300" simplePos="0" relativeHeight="251657215" behindDoc="0" locked="0" layoutInCell="1" allowOverlap="1" wp14:anchorId="2434AEA4" wp14:editId="66A92F51">
            <wp:simplePos x="0" y="0"/>
            <wp:positionH relativeFrom="column">
              <wp:posOffset>1714500</wp:posOffset>
            </wp:positionH>
            <wp:positionV relativeFrom="paragraph">
              <wp:posOffset>822960</wp:posOffset>
            </wp:positionV>
            <wp:extent cx="2971800" cy="1981200"/>
            <wp:effectExtent l="0" t="0" r="0" b="0"/>
            <wp:wrapSquare wrapText="bothSides"/>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971800" cy="1981200"/>
                    </a:xfrm>
                    <a:prstGeom prst="rect">
                      <a:avLst/>
                    </a:prstGeom>
                    <a:ln/>
                  </pic:spPr>
                </pic:pic>
              </a:graphicData>
            </a:graphic>
            <wp14:sizeRelH relativeFrom="page">
              <wp14:pctWidth>0</wp14:pctWidth>
            </wp14:sizeRelH>
            <wp14:sizeRelV relativeFrom="page">
              <wp14:pctHeight>0</wp14:pctHeight>
            </wp14:sizeRelV>
          </wp:anchor>
        </w:drawing>
      </w:r>
      <w:r w:rsidR="00F8296C">
        <w:t>Upon pre-processing the data and selecting the distance metric, the next step is to find the optimal number of neighbors. Like tuning parameters from o</w:t>
      </w:r>
      <w:r w:rsidR="002C0BD8">
        <w:t xml:space="preserve">ther models, K </w:t>
      </w:r>
      <w:r w:rsidR="00F8296C">
        <w:t>can be determined by resampling. For our model, 20 values of K ranging between 1 and 20 were evaluat</w:t>
      </w:r>
      <w:r w:rsidR="00890692">
        <w:t>ed. As illustrated in</w:t>
      </w:r>
      <w:r w:rsidRPr="00256813">
        <w:rPr>
          <w:rFonts w:hint="eastAsia"/>
          <w:i/>
          <w:lang w:eastAsia="zh-CN"/>
        </w:rPr>
        <w:t xml:space="preserve"> plot 10</w:t>
      </w:r>
      <w:r w:rsidR="00F8296C">
        <w:t>, a K of approximately 20 yields the lowest RMSE (Using 10-fold Cross-Validation).</w:t>
      </w:r>
    </w:p>
    <w:p w14:paraId="1F2FDC9B" w14:textId="77777777" w:rsidR="00256813" w:rsidRDefault="00256813" w:rsidP="004F0C53">
      <w:pPr>
        <w:pStyle w:val="10"/>
        <w:spacing w:beforeLines="50" w:before="120" w:afterLines="50" w:after="120"/>
        <w:jc w:val="both"/>
        <w:rPr>
          <w:lang w:eastAsia="zh-CN"/>
        </w:rPr>
      </w:pPr>
    </w:p>
    <w:p w14:paraId="0A2EEEB1" w14:textId="77777777" w:rsidR="00256813" w:rsidRDefault="00256813" w:rsidP="004F0C53">
      <w:pPr>
        <w:pStyle w:val="10"/>
        <w:spacing w:beforeLines="50" w:before="120" w:afterLines="50" w:after="120"/>
        <w:jc w:val="both"/>
        <w:rPr>
          <w:lang w:eastAsia="zh-CN"/>
        </w:rPr>
      </w:pPr>
    </w:p>
    <w:p w14:paraId="4587C19C" w14:textId="77777777" w:rsidR="00256813" w:rsidRDefault="00256813" w:rsidP="004F0C53">
      <w:pPr>
        <w:pStyle w:val="10"/>
        <w:spacing w:beforeLines="50" w:before="120" w:afterLines="50" w:after="120"/>
        <w:jc w:val="both"/>
        <w:rPr>
          <w:lang w:eastAsia="zh-CN"/>
        </w:rPr>
      </w:pPr>
    </w:p>
    <w:p w14:paraId="041B5830" w14:textId="77777777" w:rsidR="00256813" w:rsidRDefault="00256813" w:rsidP="004F0C53">
      <w:pPr>
        <w:pStyle w:val="10"/>
        <w:spacing w:beforeLines="50" w:before="120" w:afterLines="50" w:after="120"/>
        <w:jc w:val="both"/>
        <w:rPr>
          <w:lang w:eastAsia="zh-CN"/>
        </w:rPr>
      </w:pPr>
    </w:p>
    <w:p w14:paraId="2812ED19" w14:textId="77777777" w:rsidR="00256813" w:rsidRDefault="00256813" w:rsidP="004F0C53">
      <w:pPr>
        <w:pStyle w:val="10"/>
        <w:spacing w:beforeLines="50" w:before="120" w:afterLines="50" w:after="120"/>
        <w:jc w:val="both"/>
        <w:rPr>
          <w:lang w:eastAsia="zh-CN"/>
        </w:rPr>
      </w:pPr>
    </w:p>
    <w:p w14:paraId="791EB2BE" w14:textId="77777777" w:rsidR="00256813" w:rsidRDefault="00256813" w:rsidP="004F0C53">
      <w:pPr>
        <w:pStyle w:val="10"/>
        <w:spacing w:beforeLines="50" w:before="120" w:afterLines="50" w:after="120"/>
        <w:jc w:val="both"/>
        <w:rPr>
          <w:lang w:eastAsia="zh-CN"/>
        </w:rPr>
      </w:pPr>
    </w:p>
    <w:p w14:paraId="29BC1AFC" w14:textId="769669C6" w:rsidR="00256813" w:rsidRDefault="00256813" w:rsidP="004F0C53">
      <w:pPr>
        <w:pStyle w:val="10"/>
        <w:spacing w:beforeLines="50" w:before="120" w:afterLines="50" w:after="120"/>
        <w:jc w:val="both"/>
        <w:rPr>
          <w:lang w:eastAsia="zh-CN"/>
        </w:rPr>
      </w:pPr>
      <w:r>
        <w:rPr>
          <w:noProof/>
          <w:lang w:eastAsia="zh-CN"/>
        </w:rPr>
        <mc:AlternateContent>
          <mc:Choice Requires="wps">
            <w:drawing>
              <wp:anchor distT="0" distB="0" distL="114300" distR="114300" simplePos="0" relativeHeight="251702272" behindDoc="0" locked="0" layoutInCell="1" allowOverlap="1" wp14:anchorId="060B719F" wp14:editId="0364CB11">
                <wp:simplePos x="0" y="0"/>
                <wp:positionH relativeFrom="column">
                  <wp:posOffset>2743200</wp:posOffset>
                </wp:positionH>
                <wp:positionV relativeFrom="paragraph">
                  <wp:posOffset>200660</wp:posOffset>
                </wp:positionV>
                <wp:extent cx="914400" cy="228600"/>
                <wp:effectExtent l="0" t="0" r="0" b="0"/>
                <wp:wrapSquare wrapText="bothSides"/>
                <wp:docPr id="32" name="Text Box 25"/>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216D24" w14:textId="09EA8F42" w:rsidR="00F55C4B" w:rsidRDefault="00F55C4B" w:rsidP="001136F4">
                            <w:r>
                              <w:t>Plot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9" type="#_x0000_t202" style="position:absolute;left:0;text-align:left;margin-left:3in;margin-top:15.8pt;width:1in;height:18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" filled="f" stroked="f">
                <v:textbox>
                  <w:txbxContent>
                    <w:p w14:paraId="59216D24" w14:textId="09EA8F42" w:rsidR="00F55C4B" w:rsidRDefault="00F55C4B" w:rsidP="001136F4">
                      <w:r>
                        <w:t>Plot 10</w:t>
                      </w:r>
                    </w:p>
                  </w:txbxContent>
                </v:textbox>
                <w10:wrap type="square"/>
              </v:shape>
            </w:pict>
          </mc:Fallback>
        </mc:AlternateContent>
      </w:r>
    </w:p>
    <w:p w14:paraId="3064080B" w14:textId="77777777" w:rsidR="00256813" w:rsidRDefault="00256813" w:rsidP="004F0C53">
      <w:pPr>
        <w:pStyle w:val="10"/>
        <w:spacing w:beforeLines="50" w:before="120" w:afterLines="50" w:after="120"/>
        <w:jc w:val="both"/>
        <w:rPr>
          <w:lang w:eastAsia="zh-CN"/>
        </w:rPr>
      </w:pPr>
    </w:p>
    <w:p w14:paraId="2EE3A179" w14:textId="3D97A2CB" w:rsidR="00A3421B" w:rsidRDefault="00F8296C" w:rsidP="004F0C53">
      <w:pPr>
        <w:pStyle w:val="10"/>
        <w:spacing w:beforeLines="50" w:before="120" w:afterLines="50" w:after="120"/>
        <w:jc w:val="both"/>
      </w:pPr>
      <w:r>
        <w:t>The r</w:t>
      </w:r>
      <w:r w:rsidR="00495977">
        <w:t xml:space="preserve">esults of KNN model are as shown in </w:t>
      </w:r>
      <w:r w:rsidR="00FE7632">
        <w:rPr>
          <w:i/>
        </w:rPr>
        <w:t xml:space="preserve">Table </w:t>
      </w:r>
      <w:r w:rsidR="00FE7632">
        <w:rPr>
          <w:rFonts w:hint="eastAsia"/>
          <w:i/>
          <w:lang w:eastAsia="zh-CN"/>
        </w:rPr>
        <w:t>4</w:t>
      </w:r>
      <w:r>
        <w:t>:</w:t>
      </w:r>
    </w:p>
    <w:p w14:paraId="21203DCF" w14:textId="7D4D1850" w:rsidR="00495977" w:rsidRDefault="00715F14">
      <w:pPr>
        <w:pStyle w:val="10"/>
        <w:jc w:val="both"/>
        <w:rPr>
          <w:lang w:eastAsia="zh-CN"/>
        </w:rPr>
      </w:pPr>
      <w:r>
        <w:rPr>
          <w:noProof/>
          <w:lang w:eastAsia="zh-CN"/>
        </w:rPr>
        <mc:AlternateContent>
          <mc:Choice Requires="wps">
            <w:drawing>
              <wp:anchor distT="0" distB="0" distL="114300" distR="114300" simplePos="0" relativeHeight="251687936" behindDoc="0" locked="0" layoutInCell="1" allowOverlap="1" wp14:anchorId="7F5D6DC4" wp14:editId="5A1685BB">
                <wp:simplePos x="0" y="0"/>
                <wp:positionH relativeFrom="column">
                  <wp:posOffset>2343150</wp:posOffset>
                </wp:positionH>
                <wp:positionV relativeFrom="paragraph">
                  <wp:posOffset>22860</wp:posOffset>
                </wp:positionV>
                <wp:extent cx="895350" cy="238125"/>
                <wp:effectExtent l="0" t="0" r="0" b="9525"/>
                <wp:wrapSquare wrapText="bothSides"/>
                <wp:docPr id="33" name="Text Box 33"/>
                <wp:cNvGraphicFramePr/>
                <a:graphic xmlns:a="http://schemas.openxmlformats.org/drawingml/2006/main">
                  <a:graphicData uri="http://schemas.microsoft.com/office/word/2010/wordprocessingShape">
                    <wps:wsp>
                      <wps:cNvSpPr txBox="1"/>
                      <wps:spPr>
                        <a:xfrm>
                          <a:off x="0" y="0"/>
                          <a:ext cx="895350" cy="2381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3D373" w14:textId="203B88F1" w:rsidR="00F55C4B" w:rsidRDefault="00F55C4B">
                            <w:pPr>
                              <w:rPr>
                                <w:lang w:eastAsia="zh-CN"/>
                              </w:rPr>
                            </w:pPr>
                            <w:r>
                              <w:t xml:space="preserve">Table </w:t>
                            </w:r>
                            <w:r>
                              <w:rPr>
                                <w:rFonts w:hint="eastAsia"/>
                                <w:lang w:eastAsia="zh-C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84.5pt;margin-top:1.8pt;width:70.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" filled="f" stroked="f">
                <v:textbox>
                  <w:txbxContent>
                    <w:p w14:paraId="0EB3D373" w14:textId="203B88F1" w:rsidR="00F55C4B" w:rsidRDefault="00F55C4B">
                      <w:pPr>
                        <w:rPr>
                          <w:lang w:eastAsia="zh-CN"/>
                        </w:rPr>
                      </w:pPr>
                      <w:r>
                        <w:t xml:space="preserve">Table </w:t>
                      </w:r>
                      <w:r>
                        <w:rPr>
                          <w:rFonts w:hint="eastAsia"/>
                          <w:lang w:eastAsia="zh-CN"/>
                        </w:rPr>
                        <w:t>4</w:t>
                      </w:r>
                    </w:p>
                  </w:txbxContent>
                </v:textbox>
                <w10:wrap type="square"/>
              </v:shape>
            </w:pict>
          </mc:Fallback>
        </mc:AlternateContent>
      </w:r>
    </w:p>
    <w:p w14:paraId="6DB66AB5" w14:textId="12458CF2" w:rsidR="00A3421B" w:rsidRDefault="00D4549D">
      <w:pPr>
        <w:pStyle w:val="10"/>
        <w:jc w:val="both"/>
        <w:rPr>
          <w:lang w:eastAsia="zh-CN"/>
        </w:rPr>
      </w:pPr>
      <w:r w:rsidRPr="00495977">
        <w:rPr>
          <w:noProof/>
          <w:lang w:eastAsia="zh-CN"/>
        </w:rPr>
        <w:drawing>
          <wp:anchor distT="0" distB="0" distL="114300" distR="114300" simplePos="0" relativeHeight="251709440" behindDoc="1" locked="0" layoutInCell="1" allowOverlap="1" wp14:anchorId="31B822FF" wp14:editId="5E5A6374">
            <wp:simplePos x="0" y="0"/>
            <wp:positionH relativeFrom="column">
              <wp:posOffset>-28575</wp:posOffset>
            </wp:positionH>
            <wp:positionV relativeFrom="paragraph">
              <wp:posOffset>68580</wp:posOffset>
            </wp:positionV>
            <wp:extent cx="5943600" cy="561340"/>
            <wp:effectExtent l="0" t="0" r="0" b="0"/>
            <wp:wrapNone/>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6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8E17A" w14:textId="167AB7BE" w:rsidR="00A3421B" w:rsidRDefault="00A3421B">
      <w:pPr>
        <w:pStyle w:val="10"/>
        <w:jc w:val="both"/>
      </w:pPr>
    </w:p>
    <w:p w14:paraId="66FEDDA9" w14:textId="315F392C" w:rsidR="00A3421B" w:rsidRDefault="00A3421B">
      <w:pPr>
        <w:pStyle w:val="10"/>
        <w:jc w:val="both"/>
      </w:pPr>
    </w:p>
    <w:p w14:paraId="6B5A369F" w14:textId="77777777" w:rsidR="00C44B1A" w:rsidRDefault="00C44B1A">
      <w:pPr>
        <w:pStyle w:val="10"/>
        <w:jc w:val="both"/>
        <w:rPr>
          <w:b/>
          <w:lang w:eastAsia="zh-CN"/>
        </w:rPr>
      </w:pPr>
    </w:p>
    <w:p w14:paraId="5A8A7C27" w14:textId="77777777" w:rsidR="00A3421B" w:rsidRDefault="00F8296C">
      <w:pPr>
        <w:pStyle w:val="10"/>
        <w:jc w:val="both"/>
      </w:pPr>
      <w:r>
        <w:rPr>
          <w:b/>
        </w:rPr>
        <w:t>Model Summary:</w:t>
      </w:r>
    </w:p>
    <w:p w14:paraId="0DC9C341" w14:textId="77777777" w:rsidR="00A3421B" w:rsidRDefault="00F8296C" w:rsidP="004F0C53">
      <w:pPr>
        <w:pStyle w:val="10"/>
        <w:spacing w:beforeLines="50" w:before="120" w:afterLines="50" w:after="120"/>
        <w:jc w:val="both"/>
      </w:pPr>
      <w:r>
        <w:t>The results showed that KNN model have poor behavior in our data set.</w:t>
      </w:r>
    </w:p>
    <w:p w14:paraId="4AECAB6E" w14:textId="48EF36B4" w:rsidR="008F5751" w:rsidRDefault="00F8296C" w:rsidP="004F0C53">
      <w:pPr>
        <w:pStyle w:val="10"/>
        <w:spacing w:beforeLines="50" w:before="120" w:afterLines="50" w:after="120"/>
        <w:jc w:val="both"/>
        <w:rPr>
          <w:lang w:eastAsia="zh-CN"/>
        </w:rPr>
      </w:pPr>
      <w:r>
        <w:t>Then KNN method can have poor predictive performance when local predictor structure is not relevant to the response. Irrelevant or “noisy” predictors are one culprit. In our data set, we convert 45 stores to 44 dummy variables in the model including the dummy variables that are declared non-significant. This approach is problematic when the number of classes is large. By chance alone, as the number of classes increases, the probability of one or more dummy variables being declared non-significant increases. To put all the dummy variables in the model, as non-significant variables are known to be “noisy.” Thus, this cause</w:t>
      </w:r>
      <w:r w:rsidR="00947CA9">
        <w:t>s</w:t>
      </w:r>
      <w:r w:rsidR="00F14A98">
        <w:rPr>
          <w:rFonts w:hint="eastAsia"/>
          <w:lang w:eastAsia="zh-CN"/>
        </w:rPr>
        <w:t xml:space="preserve"> the</w:t>
      </w:r>
      <w:r>
        <w:t xml:space="preserve"> poo</w:t>
      </w:r>
      <w:r w:rsidR="00256813">
        <w:t>r predictive performance in KNN</w:t>
      </w:r>
      <w:r w:rsidR="00256813">
        <w:rPr>
          <w:rFonts w:hint="eastAsia"/>
          <w:lang w:eastAsia="zh-CN"/>
        </w:rPr>
        <w:t>.</w:t>
      </w:r>
    </w:p>
    <w:p w14:paraId="0DD53F6F" w14:textId="08D6E9E5" w:rsidR="00256813" w:rsidRDefault="008F5751" w:rsidP="008F5751">
      <w:pPr>
        <w:rPr>
          <w:lang w:eastAsia="zh-CN"/>
        </w:rPr>
      </w:pPr>
      <w:r>
        <w:rPr>
          <w:lang w:eastAsia="zh-CN"/>
        </w:rPr>
        <w:br w:type="page"/>
      </w:r>
    </w:p>
    <w:p w14:paraId="009908CC" w14:textId="77777777" w:rsidR="001136F4" w:rsidRPr="00174FE1" w:rsidRDefault="001136F4" w:rsidP="009703B5">
      <w:pPr>
        <w:pStyle w:val="2"/>
        <w:spacing w:before="0"/>
        <w:rPr>
          <w:rFonts w:ascii="Arial" w:hAnsi="Arial" w:cs="Arial"/>
          <w:sz w:val="24"/>
          <w:szCs w:val="24"/>
        </w:rPr>
      </w:pPr>
      <w:bookmarkStart w:id="14" w:name="_Toc261546296"/>
      <w:r w:rsidRPr="00174FE1">
        <w:rPr>
          <w:rFonts w:ascii="Arial" w:hAnsi="Arial" w:cs="Arial"/>
          <w:sz w:val="24"/>
          <w:szCs w:val="24"/>
        </w:rPr>
        <w:t>4.2 Conclusion</w:t>
      </w:r>
      <w:bookmarkEnd w:id="14"/>
    </w:p>
    <w:p w14:paraId="5E61CB10" w14:textId="2DBC6579" w:rsidR="001136F4" w:rsidRDefault="001B7E20" w:rsidP="004F0C53">
      <w:pPr>
        <w:pStyle w:val="20"/>
        <w:spacing w:beforeLines="50" w:before="120" w:afterLines="50" w:after="120"/>
        <w:jc w:val="both"/>
        <w:rPr>
          <w:color w:val="auto"/>
          <w:lang w:eastAsia="zh-CN"/>
        </w:rPr>
      </w:pPr>
      <w:r>
        <w:rPr>
          <w:noProof/>
          <w:lang w:eastAsia="zh-CN"/>
        </w:rPr>
        <mc:AlternateContent>
          <mc:Choice Requires="wps">
            <w:drawing>
              <wp:anchor distT="0" distB="0" distL="114300" distR="114300" simplePos="0" relativeHeight="251716608" behindDoc="0" locked="0" layoutInCell="1" allowOverlap="1" wp14:anchorId="07B2A512" wp14:editId="6986832B">
                <wp:simplePos x="0" y="0"/>
                <wp:positionH relativeFrom="column">
                  <wp:posOffset>2628900</wp:posOffset>
                </wp:positionH>
                <wp:positionV relativeFrom="paragraph">
                  <wp:posOffset>3980815</wp:posOffset>
                </wp:positionV>
                <wp:extent cx="914400" cy="241300"/>
                <wp:effectExtent l="0" t="0" r="0" b="12700"/>
                <wp:wrapTopAndBottom/>
                <wp:docPr id="41" name="Text Box 25"/>
                <wp:cNvGraphicFramePr/>
                <a:graphic xmlns:a="http://schemas.openxmlformats.org/drawingml/2006/main">
                  <a:graphicData uri="http://schemas.microsoft.com/office/word/2010/wordprocessingShape">
                    <wps:wsp>
                      <wps:cNvSpPr txBox="1"/>
                      <wps:spPr>
                        <a:xfrm>
                          <a:off x="0" y="0"/>
                          <a:ext cx="914400" cy="241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163CBB" w14:textId="35A4CE62" w:rsidR="00F55C4B" w:rsidRDefault="00F55C4B" w:rsidP="001B7E20">
                            <w:pPr>
                              <w:rPr>
                                <w:lang w:eastAsia="zh-CN"/>
                              </w:rPr>
                            </w:pPr>
                            <w:r>
                              <w:t>Plot 1</w:t>
                            </w:r>
                            <w:r>
                              <w:rPr>
                                <w:rFonts w:hint="eastAsia"/>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41" type="#_x0000_t202" style="position:absolute;left:0;text-align:left;margin-left:207pt;margin-top:313.45pt;width:1in;height:1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" filled="f" stroked="f">
                <v:textbox>
                  <w:txbxContent>
                    <w:p w14:paraId="71163CBB" w14:textId="35A4CE62" w:rsidR="00F55C4B" w:rsidRDefault="00F55C4B" w:rsidP="001B7E20">
                      <w:pPr>
                        <w:rPr>
                          <w:lang w:eastAsia="zh-CN"/>
                        </w:rPr>
                      </w:pPr>
                      <w:r>
                        <w:t>Plot 1</w:t>
                      </w:r>
                      <w:r>
                        <w:rPr>
                          <w:rFonts w:hint="eastAsia"/>
                          <w:lang w:eastAsia="zh-CN"/>
                        </w:rPr>
                        <w:t>1</w:t>
                      </w:r>
                    </w:p>
                  </w:txbxContent>
                </v:textbox>
                <w10:wrap type="topAndBottom"/>
              </v:shape>
            </w:pict>
          </mc:Fallback>
        </mc:AlternateContent>
      </w:r>
      <w:ins w:id="15" w:author="xiaoyao yang" w:date="2014-05-12T14:45:00Z">
        <w:r w:rsidRPr="00003700">
          <w:rPr>
            <w:noProof/>
            <w:lang w:eastAsia="zh-CN"/>
          </w:rPr>
          <w:drawing>
            <wp:anchor distT="0" distB="0" distL="114300" distR="114300" simplePos="0" relativeHeight="251714560" behindDoc="1" locked="0" layoutInCell="1" allowOverlap="1" wp14:anchorId="476F85DB" wp14:editId="1378EA45">
              <wp:simplePos x="0" y="0"/>
              <wp:positionH relativeFrom="column">
                <wp:posOffset>342900</wp:posOffset>
              </wp:positionH>
              <wp:positionV relativeFrom="paragraph">
                <wp:posOffset>894715</wp:posOffset>
              </wp:positionV>
              <wp:extent cx="5029200" cy="3086100"/>
              <wp:effectExtent l="0" t="0" r="0" b="12700"/>
              <wp:wrapTopAndBottom/>
              <wp:docPr id="34" name="image07.png" descr="3.pic.jpg"/>
              <wp:cNvGraphicFramePr/>
              <a:graphic xmlns:a="http://schemas.openxmlformats.org/drawingml/2006/main">
                <a:graphicData uri="http://schemas.openxmlformats.org/drawingml/2006/picture">
                  <pic:pic xmlns:pic="http://schemas.openxmlformats.org/drawingml/2006/picture">
                    <pic:nvPicPr>
                      <pic:cNvPr id="0" name="image07.png" descr="3.pic.jp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029200" cy="3086100"/>
                      </a:xfrm>
                      <a:prstGeom prst="rect">
                        <a:avLst/>
                      </a:prstGeom>
                      <a:ln/>
                    </pic:spPr>
                  </pic:pic>
                </a:graphicData>
              </a:graphic>
              <wp14:sizeRelH relativeFrom="page">
                <wp14:pctWidth>0</wp14:pctWidth>
              </wp14:sizeRelH>
              <wp14:sizeRelV relativeFrom="page">
                <wp14:pctHeight>0</wp14:pctHeight>
              </wp14:sizeRelV>
            </wp:anchor>
          </w:drawing>
        </w:r>
      </w:ins>
      <w:r w:rsidR="00947CA9">
        <w:rPr>
          <w:color w:val="auto"/>
        </w:rPr>
        <w:t>T</w:t>
      </w:r>
      <w:r w:rsidR="001136F4" w:rsidRPr="00003700">
        <w:rPr>
          <w:color w:val="auto"/>
        </w:rPr>
        <w:t>he linear model turns out to be optimal, in sense of statist</w:t>
      </w:r>
      <w:r w:rsidR="001136F4">
        <w:rPr>
          <w:color w:val="auto"/>
        </w:rPr>
        <w:t>ically significant, predict accuracy</w:t>
      </w:r>
      <w:r w:rsidR="001136F4" w:rsidRPr="00003700">
        <w:rPr>
          <w:color w:val="auto"/>
        </w:rPr>
        <w:t xml:space="preserve"> and model complexity. </w:t>
      </w:r>
      <w:r w:rsidR="00890692">
        <w:rPr>
          <w:i/>
          <w:color w:val="auto"/>
        </w:rPr>
        <w:t>Plot 1</w:t>
      </w:r>
      <w:r w:rsidR="00890692">
        <w:rPr>
          <w:rFonts w:hint="eastAsia"/>
          <w:i/>
          <w:color w:val="auto"/>
          <w:lang w:eastAsia="zh-CN"/>
        </w:rPr>
        <w:t>1</w:t>
      </w:r>
      <w:r w:rsidR="001136F4" w:rsidRPr="00E82B95">
        <w:rPr>
          <w:i/>
          <w:color w:val="auto"/>
        </w:rPr>
        <w:t xml:space="preserve"> </w:t>
      </w:r>
      <w:r w:rsidR="001136F4" w:rsidRPr="00003700">
        <w:rPr>
          <w:color w:val="auto"/>
        </w:rPr>
        <w:t>below shows two linear models we built. The red triangle indicates the model include</w:t>
      </w:r>
      <w:r w:rsidR="001136F4">
        <w:rPr>
          <w:color w:val="auto"/>
        </w:rPr>
        <w:t xml:space="preserve"> 4 features (</w:t>
      </w:r>
      <w:r w:rsidR="001136F4">
        <w:t>CPI, unemployment, temperature, and fuel price</w:t>
      </w:r>
      <w:r w:rsidR="001136F4">
        <w:rPr>
          <w:color w:val="auto"/>
        </w:rPr>
        <w:t>). The green plus sign represent result without these 4 features.</w:t>
      </w:r>
    </w:p>
    <w:p w14:paraId="68B81C9F" w14:textId="65519DD4" w:rsidR="001136F4" w:rsidRPr="00174FE1" w:rsidRDefault="001136F4" w:rsidP="009703B5">
      <w:pPr>
        <w:pStyle w:val="1"/>
        <w:rPr>
          <w:rFonts w:ascii="Arial" w:hAnsi="Arial" w:cs="Arial"/>
          <w:b/>
          <w:sz w:val="28"/>
          <w:szCs w:val="28"/>
        </w:rPr>
      </w:pPr>
      <w:bookmarkStart w:id="16" w:name="_Toc261546297"/>
      <w:r w:rsidRPr="00174FE1">
        <w:rPr>
          <w:rFonts w:ascii="Arial" w:hAnsi="Arial" w:cs="Arial"/>
          <w:b/>
          <w:sz w:val="28"/>
          <w:szCs w:val="28"/>
        </w:rPr>
        <w:t>5</w:t>
      </w:r>
      <w:r w:rsidR="000C3667" w:rsidRPr="00174FE1">
        <w:rPr>
          <w:rFonts w:ascii="Arial" w:hAnsi="Arial" w:cs="Arial"/>
          <w:b/>
          <w:sz w:val="28"/>
          <w:szCs w:val="28"/>
        </w:rPr>
        <w:t>.</w:t>
      </w:r>
      <w:r w:rsidRPr="00174FE1">
        <w:rPr>
          <w:rFonts w:ascii="Arial" w:hAnsi="Arial" w:cs="Arial"/>
          <w:b/>
          <w:sz w:val="28"/>
          <w:szCs w:val="28"/>
        </w:rPr>
        <w:t xml:space="preserve"> Model adjustment and further discussion</w:t>
      </w:r>
      <w:bookmarkEnd w:id="16"/>
    </w:p>
    <w:p w14:paraId="74EB3D42" w14:textId="31BCFC1D" w:rsidR="001136F4" w:rsidRPr="00E40C9D" w:rsidRDefault="00947CA9" w:rsidP="004F0C53">
      <w:pPr>
        <w:pStyle w:val="20"/>
        <w:spacing w:beforeLines="50" w:before="120" w:afterLines="50" w:after="120"/>
        <w:jc w:val="both"/>
        <w:rPr>
          <w:szCs w:val="22"/>
          <w:lang w:eastAsia="zh-CN"/>
        </w:rPr>
      </w:pPr>
      <w:r>
        <w:rPr>
          <w:szCs w:val="22"/>
          <w:lang w:eastAsia="zh-CN"/>
        </w:rPr>
        <w:t>Although the ordinary</w:t>
      </w:r>
      <w:r w:rsidR="001136F4" w:rsidRPr="00E40C9D">
        <w:rPr>
          <w:szCs w:val="22"/>
          <w:lang w:eastAsia="zh-CN"/>
        </w:rPr>
        <w:t xml:space="preserve"> linear model gives us </w:t>
      </w:r>
      <w:r>
        <w:rPr>
          <w:szCs w:val="22"/>
          <w:lang w:eastAsia="zh-CN"/>
        </w:rPr>
        <w:t xml:space="preserve">the </w:t>
      </w:r>
      <w:r w:rsidR="001136F4" w:rsidRPr="00E40C9D">
        <w:rPr>
          <w:szCs w:val="22"/>
          <w:lang w:eastAsia="zh-CN"/>
        </w:rPr>
        <w:t xml:space="preserve">optimal result, we do not consider department yet. </w:t>
      </w:r>
      <w:r w:rsidR="001136F4" w:rsidRPr="00E40C9D">
        <w:rPr>
          <w:szCs w:val="22"/>
        </w:rPr>
        <w:t>Here, we take department into consideration. We assume that for each department there is a unique linear pattern of weekly sale over time, we then convert department to dummy variables and add it to our linear model. In total, we have 181 variables. Since this is a large sparse matrix, we need to use shrinkage method to reduce the dimension while fitting our model. Ridge and lasso seems to be right choice here.</w:t>
      </w:r>
    </w:p>
    <w:p w14:paraId="7F99FE0A" w14:textId="7C9A7E29" w:rsidR="001136F4" w:rsidRPr="00174FE1" w:rsidRDefault="00947CA9" w:rsidP="009703B5">
      <w:pPr>
        <w:pStyle w:val="2"/>
        <w:spacing w:before="0"/>
        <w:rPr>
          <w:rFonts w:ascii="Arial" w:hAnsi="Arial" w:cs="Arial"/>
          <w:sz w:val="24"/>
          <w:szCs w:val="24"/>
        </w:rPr>
      </w:pPr>
      <w:bookmarkStart w:id="17" w:name="_Toc261546298"/>
      <w:r w:rsidRPr="00174FE1">
        <w:rPr>
          <w:rFonts w:ascii="Arial" w:hAnsi="Arial" w:cs="Arial"/>
          <w:sz w:val="24"/>
          <w:szCs w:val="24"/>
        </w:rPr>
        <w:t xml:space="preserve">5.1 </w:t>
      </w:r>
      <w:r w:rsidR="001136F4" w:rsidRPr="00174FE1">
        <w:rPr>
          <w:rFonts w:ascii="Arial" w:hAnsi="Arial" w:cs="Arial"/>
          <w:sz w:val="24"/>
          <w:szCs w:val="24"/>
        </w:rPr>
        <w:t>Elastic net</w:t>
      </w:r>
      <w:bookmarkEnd w:id="17"/>
    </w:p>
    <w:p w14:paraId="51B3C995" w14:textId="205CEE4B" w:rsidR="001136F4" w:rsidRPr="00E40C9D" w:rsidRDefault="001136F4" w:rsidP="004F0C53">
      <w:pPr>
        <w:pStyle w:val="20"/>
        <w:spacing w:beforeLines="50" w:before="120" w:afterLines="50" w:after="120"/>
        <w:jc w:val="both"/>
        <w:rPr>
          <w:szCs w:val="22"/>
        </w:rPr>
      </w:pPr>
      <w:r w:rsidRPr="00E40C9D">
        <w:rPr>
          <w:szCs w:val="22"/>
        </w:rPr>
        <w:t xml:space="preserve">We use elastic net and package </w:t>
      </w:r>
      <w:proofErr w:type="spellStart"/>
      <w:r w:rsidRPr="00E40C9D">
        <w:rPr>
          <w:szCs w:val="22"/>
        </w:rPr>
        <w:t>glmnet</w:t>
      </w:r>
      <w:proofErr w:type="spellEnd"/>
      <w:r w:rsidRPr="00E40C9D">
        <w:rPr>
          <w:szCs w:val="22"/>
        </w:rPr>
        <w:t xml:space="preserve"> to fit our model. By choosing tuning parameter lambda using 10 folds cross validation, we can decide the number of parameters that included in our model. Below is optimization formula:</w:t>
      </w:r>
    </w:p>
    <w:p w14:paraId="79492E05" w14:textId="7F7EA40E" w:rsidR="001136F4" w:rsidRPr="00E40C9D" w:rsidRDefault="001136F4" w:rsidP="004F0C53">
      <w:pPr>
        <w:pStyle w:val="20"/>
        <w:spacing w:beforeLines="50" w:before="120" w:afterLines="50" w:after="120"/>
        <w:jc w:val="right"/>
        <w:rPr>
          <w:szCs w:val="22"/>
        </w:rPr>
      </w:pPr>
      <w:r w:rsidRPr="00E40C9D">
        <w:rPr>
          <w:szCs w:val="22"/>
        </w:rPr>
        <w:t xml:space="preserve">     </w:t>
      </w:r>
      <w:r w:rsidRPr="00E40C9D">
        <w:rPr>
          <w:szCs w:val="22"/>
        </w:rPr>
        <w:tab/>
        <w:t xml:space="preserve"> </w:t>
      </w:r>
      <w:r w:rsidR="00F85B92">
        <w:rPr>
          <w:position w:val="-26"/>
          <w:szCs w:val="22"/>
        </w:rPr>
        <w:pict w14:anchorId="540C7E68">
          <v:shape id="_x0000_i1027" type="#_x0000_t75" style="width:290pt;height:31.5pt">
            <v:imagedata r:id="rId34" o:title=""/>
          </v:shape>
        </w:pict>
      </w:r>
      <w:r w:rsidRPr="00E40C9D">
        <w:rPr>
          <w:szCs w:val="22"/>
        </w:rPr>
        <w:t xml:space="preserve">  </w:t>
      </w:r>
      <w:r w:rsidR="002C0BD8">
        <w:rPr>
          <w:szCs w:val="22"/>
        </w:rPr>
        <w:t xml:space="preserve">  </w:t>
      </w:r>
      <w:r w:rsidRPr="00E40C9D">
        <w:rPr>
          <w:szCs w:val="22"/>
        </w:rPr>
        <w:t xml:space="preserve">                   (2)</w:t>
      </w:r>
    </w:p>
    <w:p w14:paraId="07776E4E" w14:textId="2EA0E1F6" w:rsidR="001136F4" w:rsidRPr="00E40C9D" w:rsidRDefault="001136F4" w:rsidP="004F0C53">
      <w:pPr>
        <w:pStyle w:val="20"/>
        <w:spacing w:beforeLines="50" w:before="120" w:afterLines="50" w:after="120"/>
        <w:jc w:val="both"/>
        <w:rPr>
          <w:szCs w:val="22"/>
        </w:rPr>
      </w:pPr>
      <w:r w:rsidRPr="00E40C9D">
        <w:rPr>
          <w:szCs w:val="22"/>
        </w:rPr>
        <w:t xml:space="preserve">Where </w:t>
      </w:r>
      <w:r w:rsidRPr="00E40C9D">
        <w:rPr>
          <w:i/>
          <w:szCs w:val="22"/>
        </w:rPr>
        <w:t>X</w:t>
      </w:r>
      <w:r w:rsidRPr="00E40C9D">
        <w:rPr>
          <w:szCs w:val="22"/>
        </w:rPr>
        <w:t xml:space="preserve"> is </w:t>
      </w:r>
      <w:proofErr w:type="gramStart"/>
      <w:r w:rsidRPr="00E40C9D">
        <w:rPr>
          <w:szCs w:val="22"/>
        </w:rPr>
        <w:t>a</w:t>
      </w:r>
      <w:proofErr w:type="gramEnd"/>
      <w:r w:rsidRPr="00E40C9D">
        <w:rPr>
          <w:szCs w:val="22"/>
        </w:rPr>
        <w:t xml:space="preserve"> </w:t>
      </w:r>
      <w:r w:rsidRPr="00E40C9D">
        <w:rPr>
          <w:i/>
          <w:szCs w:val="22"/>
        </w:rPr>
        <w:t>n</w:t>
      </w:r>
      <w:r w:rsidRPr="00E40C9D">
        <w:rPr>
          <w:szCs w:val="22"/>
        </w:rPr>
        <w:t xml:space="preserve"> by </w:t>
      </w:r>
      <w:r w:rsidRPr="00E40C9D">
        <w:rPr>
          <w:i/>
          <w:szCs w:val="22"/>
        </w:rPr>
        <w:t>181</w:t>
      </w:r>
      <w:r w:rsidRPr="00E40C9D">
        <w:rPr>
          <w:szCs w:val="22"/>
        </w:rPr>
        <w:t xml:space="preserve"> matrix, and </w:t>
      </w:r>
      <w:r w:rsidRPr="00E40C9D">
        <w:rPr>
          <w:i/>
          <w:szCs w:val="22"/>
        </w:rPr>
        <w:t>alpha</w:t>
      </w:r>
      <w:r w:rsidRPr="00E40C9D">
        <w:rPr>
          <w:szCs w:val="22"/>
        </w:rPr>
        <w:t xml:space="preserve"> is parameter that control the balance of two norm constraint; </w:t>
      </w:r>
      <w:r w:rsidRPr="00E40C9D">
        <w:rPr>
          <w:i/>
          <w:szCs w:val="22"/>
        </w:rPr>
        <w:t>lambda</w:t>
      </w:r>
      <w:r w:rsidRPr="00E40C9D">
        <w:rPr>
          <w:szCs w:val="22"/>
        </w:rPr>
        <w:t xml:space="preserve"> is a control for total penalty term.</w:t>
      </w:r>
    </w:p>
    <w:p w14:paraId="0BCF5CD0" w14:textId="025005CC" w:rsidR="001136F4" w:rsidRPr="00E40C9D" w:rsidRDefault="001136F4" w:rsidP="001136F4">
      <w:pPr>
        <w:pStyle w:val="20"/>
        <w:jc w:val="center"/>
        <w:rPr>
          <w:szCs w:val="22"/>
        </w:rPr>
      </w:pPr>
    </w:p>
    <w:p w14:paraId="41FC317C" w14:textId="3695C59F" w:rsidR="00715F14" w:rsidRDefault="00715F14" w:rsidP="002C0BD8">
      <w:pPr>
        <w:rPr>
          <w:i/>
          <w:lang w:eastAsia="zh-CN"/>
        </w:rPr>
      </w:pPr>
    </w:p>
    <w:p w14:paraId="03032E54" w14:textId="6C12CD74" w:rsidR="00715F14" w:rsidRDefault="00715F14" w:rsidP="002C0BD8">
      <w:pPr>
        <w:rPr>
          <w:i/>
          <w:lang w:eastAsia="zh-CN"/>
        </w:rPr>
      </w:pPr>
    </w:p>
    <w:p w14:paraId="2C14FC8C" w14:textId="247E5471" w:rsidR="00715F14" w:rsidRDefault="004F0C53" w:rsidP="002C0BD8">
      <w:pPr>
        <w:rPr>
          <w:i/>
          <w:lang w:eastAsia="zh-CN"/>
        </w:rPr>
      </w:pPr>
      <w:r w:rsidRPr="00E40C9D">
        <w:rPr>
          <w:noProof/>
          <w:szCs w:val="22"/>
          <w:lang w:eastAsia="zh-CN"/>
        </w:rPr>
        <w:drawing>
          <wp:anchor distT="0" distB="0" distL="114300" distR="114300" simplePos="0" relativeHeight="251710464" behindDoc="0" locked="0" layoutInCell="1" allowOverlap="1" wp14:anchorId="5398BF20" wp14:editId="25C62AFB">
            <wp:simplePos x="0" y="0"/>
            <wp:positionH relativeFrom="column">
              <wp:posOffset>2854325</wp:posOffset>
            </wp:positionH>
            <wp:positionV relativeFrom="paragraph">
              <wp:posOffset>-749300</wp:posOffset>
            </wp:positionV>
            <wp:extent cx="3619500" cy="2120900"/>
            <wp:effectExtent l="0" t="0" r="12700" b="12700"/>
            <wp:wrapNone/>
            <wp:docPr id="3" name="image01.jpg" descr="Predict for Store1.jpeg"/>
            <wp:cNvGraphicFramePr/>
            <a:graphic xmlns:a="http://schemas.openxmlformats.org/drawingml/2006/main">
              <a:graphicData uri="http://schemas.openxmlformats.org/drawingml/2006/picture">
                <pic:pic xmlns:pic="http://schemas.openxmlformats.org/drawingml/2006/picture">
                  <pic:nvPicPr>
                    <pic:cNvPr id="0" name="image01.jpg" descr="Predict for Store1.jpe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3619500" cy="2120900"/>
                    </a:xfrm>
                    <a:prstGeom prst="rect">
                      <a:avLst/>
                    </a:prstGeom>
                    <a:ln/>
                  </pic:spPr>
                </pic:pic>
              </a:graphicData>
            </a:graphic>
            <wp14:sizeRelH relativeFrom="page">
              <wp14:pctWidth>0</wp14:pctWidth>
            </wp14:sizeRelH>
            <wp14:sizeRelV relativeFrom="page">
              <wp14:pctHeight>0</wp14:pctHeight>
            </wp14:sizeRelV>
          </wp:anchor>
        </w:drawing>
      </w:r>
      <w:r w:rsidRPr="00E40C9D">
        <w:rPr>
          <w:noProof/>
          <w:szCs w:val="22"/>
          <w:lang w:eastAsia="zh-CN"/>
        </w:rPr>
        <w:drawing>
          <wp:anchor distT="0" distB="0" distL="114300" distR="114300" simplePos="0" relativeHeight="251711488" behindDoc="0" locked="0" layoutInCell="1" allowOverlap="1" wp14:anchorId="67FA78E6" wp14:editId="63F7761C">
            <wp:simplePos x="0" y="0"/>
            <wp:positionH relativeFrom="column">
              <wp:posOffset>-346075</wp:posOffset>
            </wp:positionH>
            <wp:positionV relativeFrom="paragraph">
              <wp:posOffset>-863600</wp:posOffset>
            </wp:positionV>
            <wp:extent cx="3219450" cy="2120900"/>
            <wp:effectExtent l="0" t="0" r="6350" b="12700"/>
            <wp:wrapNone/>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3219450" cy="2120900"/>
                    </a:xfrm>
                    <a:prstGeom prst="rect">
                      <a:avLst/>
                    </a:prstGeom>
                    <a:ln/>
                  </pic:spPr>
                </pic:pic>
              </a:graphicData>
            </a:graphic>
            <wp14:sizeRelH relativeFrom="page">
              <wp14:pctWidth>0</wp14:pctWidth>
            </wp14:sizeRelH>
            <wp14:sizeRelV relativeFrom="page">
              <wp14:pctHeight>0</wp14:pctHeight>
            </wp14:sizeRelV>
          </wp:anchor>
        </w:drawing>
      </w:r>
    </w:p>
    <w:p w14:paraId="3C294AE6" w14:textId="77777777" w:rsidR="00715F14" w:rsidRDefault="00715F14" w:rsidP="002C0BD8">
      <w:pPr>
        <w:rPr>
          <w:i/>
          <w:lang w:eastAsia="zh-CN"/>
        </w:rPr>
      </w:pPr>
    </w:p>
    <w:p w14:paraId="172B2157" w14:textId="77777777" w:rsidR="00715F14" w:rsidRDefault="00715F14" w:rsidP="002C0BD8">
      <w:pPr>
        <w:rPr>
          <w:i/>
          <w:lang w:eastAsia="zh-CN"/>
        </w:rPr>
      </w:pPr>
    </w:p>
    <w:p w14:paraId="6CAABA87" w14:textId="77777777" w:rsidR="00715F14" w:rsidRDefault="00715F14" w:rsidP="002C0BD8">
      <w:pPr>
        <w:rPr>
          <w:i/>
          <w:lang w:eastAsia="zh-CN"/>
        </w:rPr>
      </w:pPr>
    </w:p>
    <w:p w14:paraId="6CC2C886" w14:textId="77777777" w:rsidR="00715F14" w:rsidRDefault="00715F14" w:rsidP="002C0BD8">
      <w:pPr>
        <w:rPr>
          <w:i/>
          <w:lang w:eastAsia="zh-CN"/>
        </w:rPr>
      </w:pPr>
    </w:p>
    <w:p w14:paraId="0793A3B6" w14:textId="22A908CA" w:rsidR="00715F14" w:rsidRDefault="00947CA9" w:rsidP="002C0BD8">
      <w:pPr>
        <w:rPr>
          <w:i/>
          <w:lang w:eastAsia="zh-CN"/>
        </w:rPr>
      </w:pPr>
      <w:r>
        <w:rPr>
          <w:noProof/>
          <w:lang w:eastAsia="zh-CN"/>
        </w:rPr>
        <mc:AlternateContent>
          <mc:Choice Requires="wps">
            <w:drawing>
              <wp:anchor distT="0" distB="0" distL="114300" distR="114300" simplePos="0" relativeHeight="251706368" behindDoc="0" locked="0" layoutInCell="1" allowOverlap="1" wp14:anchorId="6022B730" wp14:editId="29242EF1">
                <wp:simplePos x="0" y="0"/>
                <wp:positionH relativeFrom="column">
                  <wp:posOffset>4457700</wp:posOffset>
                </wp:positionH>
                <wp:positionV relativeFrom="paragraph">
                  <wp:posOffset>408940</wp:posOffset>
                </wp:positionV>
                <wp:extent cx="914400" cy="241300"/>
                <wp:effectExtent l="0" t="0" r="0" b="12700"/>
                <wp:wrapTopAndBottom/>
                <wp:docPr id="37" name="Text Box 25"/>
                <wp:cNvGraphicFramePr/>
                <a:graphic xmlns:a="http://schemas.openxmlformats.org/drawingml/2006/main">
                  <a:graphicData uri="http://schemas.microsoft.com/office/word/2010/wordprocessingShape">
                    <wps:wsp>
                      <wps:cNvSpPr txBox="1"/>
                      <wps:spPr>
                        <a:xfrm>
                          <a:off x="0" y="0"/>
                          <a:ext cx="914400" cy="241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CF99CE" w14:textId="4E05A691" w:rsidR="00F55C4B" w:rsidRDefault="00F55C4B" w:rsidP="002C0BD8">
                            <w:pPr>
                              <w:rPr>
                                <w:lang w:eastAsia="zh-CN"/>
                              </w:rPr>
                            </w:pPr>
                            <w:r>
                              <w:t>Plot 1</w:t>
                            </w:r>
                            <w:r>
                              <w:rPr>
                                <w:rFonts w:hint="eastAsia"/>
                                <w:lang w:eastAsia="zh-C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42" type="#_x0000_t202" style="position:absolute;margin-left:351pt;margin-top:32.2pt;width:1in;height:19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yWqtECAAAX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" filled="f" stroked="f">
                <v:textbox>
                  <w:txbxContent>
                    <w:p w14:paraId="25CF99CE" w14:textId="4E05A691" w:rsidR="00F55C4B" w:rsidRDefault="00F55C4B" w:rsidP="002C0BD8">
                      <w:pPr>
                        <w:rPr>
                          <w:lang w:eastAsia="zh-CN"/>
                        </w:rPr>
                      </w:pPr>
                      <w:r>
                        <w:t>Plot 1</w:t>
                      </w:r>
                      <w:r>
                        <w:rPr>
                          <w:rFonts w:hint="eastAsia"/>
                          <w:lang w:eastAsia="zh-CN"/>
                        </w:rPr>
                        <w:t>3</w:t>
                      </w:r>
                    </w:p>
                  </w:txbxContent>
                </v:textbox>
                <w10:wrap type="topAndBottom"/>
              </v:shape>
            </w:pict>
          </mc:Fallback>
        </mc:AlternateContent>
      </w:r>
      <w:r>
        <w:rPr>
          <w:noProof/>
          <w:lang w:eastAsia="zh-CN"/>
        </w:rPr>
        <mc:AlternateContent>
          <mc:Choice Requires="wps">
            <w:drawing>
              <wp:anchor distT="0" distB="0" distL="114300" distR="114300" simplePos="0" relativeHeight="251704320" behindDoc="0" locked="0" layoutInCell="1" allowOverlap="1" wp14:anchorId="4FBB6E10" wp14:editId="49C2F23E">
                <wp:simplePos x="0" y="0"/>
                <wp:positionH relativeFrom="column">
                  <wp:posOffset>1028700</wp:posOffset>
                </wp:positionH>
                <wp:positionV relativeFrom="paragraph">
                  <wp:posOffset>408940</wp:posOffset>
                </wp:positionV>
                <wp:extent cx="914400" cy="241300"/>
                <wp:effectExtent l="0" t="0" r="0" b="12700"/>
                <wp:wrapTopAndBottom/>
                <wp:docPr id="35" name="Text Box 25"/>
                <wp:cNvGraphicFramePr/>
                <a:graphic xmlns:a="http://schemas.openxmlformats.org/drawingml/2006/main">
                  <a:graphicData uri="http://schemas.microsoft.com/office/word/2010/wordprocessingShape">
                    <wps:wsp>
                      <wps:cNvSpPr txBox="1"/>
                      <wps:spPr>
                        <a:xfrm>
                          <a:off x="0" y="0"/>
                          <a:ext cx="914400" cy="241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B52912" w14:textId="4D3ADD79" w:rsidR="00F55C4B" w:rsidRDefault="00F55C4B" w:rsidP="002C0BD8">
                            <w:pPr>
                              <w:rPr>
                                <w:lang w:eastAsia="zh-CN"/>
                              </w:rPr>
                            </w:pPr>
                            <w:r>
                              <w:t>Plot 1</w:t>
                            </w:r>
                            <w:r>
                              <w:rPr>
                                <w:rFonts w:hint="eastAsia"/>
                                <w:lang w:eastAsia="zh-C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43" type="#_x0000_t202" style="position:absolute;margin-left:81pt;margin-top:32.2pt;width:1in;height:1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" filled="f" stroked="f">
                <v:textbox>
                  <w:txbxContent>
                    <w:p w14:paraId="30B52912" w14:textId="4D3ADD79" w:rsidR="00F55C4B" w:rsidRDefault="00F55C4B" w:rsidP="002C0BD8">
                      <w:pPr>
                        <w:rPr>
                          <w:lang w:eastAsia="zh-CN"/>
                        </w:rPr>
                      </w:pPr>
                      <w:r>
                        <w:t>Plot 1</w:t>
                      </w:r>
                      <w:r>
                        <w:rPr>
                          <w:rFonts w:hint="eastAsia"/>
                          <w:lang w:eastAsia="zh-CN"/>
                        </w:rPr>
                        <w:t>2</w:t>
                      </w:r>
                    </w:p>
                  </w:txbxContent>
                </v:textbox>
                <w10:wrap type="topAndBottom"/>
              </v:shape>
            </w:pict>
          </mc:Fallback>
        </mc:AlternateContent>
      </w:r>
    </w:p>
    <w:p w14:paraId="757C98ED" w14:textId="79A3CB80" w:rsidR="00715F14" w:rsidRDefault="00715F14" w:rsidP="00947CA9">
      <w:pPr>
        <w:jc w:val="both"/>
        <w:rPr>
          <w:i/>
          <w:lang w:eastAsia="zh-CN"/>
        </w:rPr>
      </w:pPr>
    </w:p>
    <w:p w14:paraId="2C5F671A" w14:textId="266BE29F" w:rsidR="002C0BD8" w:rsidRDefault="002C0BD8" w:rsidP="004F0C53">
      <w:pPr>
        <w:spacing w:beforeLines="50" w:before="120" w:afterLines="50" w:after="120"/>
        <w:jc w:val="both"/>
        <w:rPr>
          <w:noProof/>
          <w:lang w:eastAsia="zh-CN"/>
        </w:rPr>
      </w:pPr>
      <w:r w:rsidRPr="00F14A98">
        <w:rPr>
          <w:i/>
        </w:rPr>
        <w:t>Plot 1</w:t>
      </w:r>
      <w:r w:rsidR="001B7E20">
        <w:rPr>
          <w:rFonts w:hint="eastAsia"/>
          <w:i/>
          <w:lang w:eastAsia="zh-CN"/>
        </w:rPr>
        <w:t>2</w:t>
      </w:r>
      <w:r>
        <w:t xml:space="preserve"> </w:t>
      </w:r>
      <w:r w:rsidRPr="00E40C9D">
        <w:rPr>
          <w:szCs w:val="22"/>
        </w:rPr>
        <w:t>show</w:t>
      </w:r>
      <w:r>
        <w:rPr>
          <w:szCs w:val="22"/>
        </w:rPr>
        <w:t xml:space="preserve">s relationship of lambda vs. MSE. Minimum value plus </w:t>
      </w:r>
      <w:r w:rsidR="001136F4" w:rsidRPr="00E40C9D">
        <w:rPr>
          <w:szCs w:val="22"/>
        </w:rPr>
        <w:t>one standard estimate of lambda is 84.780, which give us almost 140 predictors out of 181 and totally 65.690% deviation explained. The MSE for this model is 177114935.</w:t>
      </w:r>
      <w:r w:rsidRPr="002C0BD8">
        <w:rPr>
          <w:noProof/>
          <w:lang w:eastAsia="zh-CN"/>
        </w:rPr>
        <w:t xml:space="preserve"> </w:t>
      </w:r>
    </w:p>
    <w:p w14:paraId="5CE0F845" w14:textId="13E1C68E" w:rsidR="001136F4" w:rsidRPr="00E40C9D" w:rsidRDefault="002C0BD8" w:rsidP="004F0C53">
      <w:pPr>
        <w:spacing w:beforeLines="50" w:before="120" w:afterLines="50" w:after="120"/>
        <w:jc w:val="both"/>
        <w:rPr>
          <w:szCs w:val="22"/>
          <w:lang w:eastAsia="zh-CN"/>
        </w:rPr>
      </w:pPr>
      <w:r w:rsidRPr="00F14A98">
        <w:rPr>
          <w:i/>
        </w:rPr>
        <w:t>Plot 1</w:t>
      </w:r>
      <w:r w:rsidR="001B7E20">
        <w:rPr>
          <w:rFonts w:hint="eastAsia"/>
          <w:i/>
          <w:lang w:eastAsia="zh-CN"/>
        </w:rPr>
        <w:t>3</w:t>
      </w:r>
      <w:r>
        <w:t xml:space="preserve"> shows the predicted result in whole training dataset for elastic net</w:t>
      </w:r>
      <w:r w:rsidRPr="00003700">
        <w:t xml:space="preserve"> model</w:t>
      </w:r>
      <w:r w:rsidR="001136F4" w:rsidRPr="00E40C9D">
        <w:rPr>
          <w:szCs w:val="22"/>
        </w:rPr>
        <w:t xml:space="preserve">. The black dot is our training value, </w:t>
      </w:r>
      <w:r>
        <w:rPr>
          <w:szCs w:val="22"/>
        </w:rPr>
        <w:t xml:space="preserve">while </w:t>
      </w:r>
      <w:r w:rsidR="001136F4" w:rsidRPr="00E40C9D">
        <w:rPr>
          <w:szCs w:val="22"/>
        </w:rPr>
        <w:t xml:space="preserve">the red line is our fitted value. </w:t>
      </w:r>
      <w:r>
        <w:rPr>
          <w:szCs w:val="22"/>
        </w:rPr>
        <w:t>We only show result of store 1 here and s</w:t>
      </w:r>
      <w:r w:rsidR="001136F4" w:rsidRPr="00E40C9D">
        <w:rPr>
          <w:szCs w:val="22"/>
        </w:rPr>
        <w:t>ince sales for different department is different over 52 week (that means if we plot our result for 52 week, it would be totally a mess), we use index of week as our x label, the order of this plot is same as order of training data set</w:t>
      </w:r>
      <w:r w:rsidR="00E82B95">
        <w:rPr>
          <w:szCs w:val="22"/>
        </w:rPr>
        <w:t>.</w:t>
      </w:r>
    </w:p>
    <w:p w14:paraId="3DA14ED3" w14:textId="23AB459E" w:rsidR="001136F4" w:rsidRPr="00174FE1" w:rsidRDefault="00947CA9" w:rsidP="009703B5">
      <w:pPr>
        <w:pStyle w:val="2"/>
        <w:spacing w:before="0"/>
        <w:rPr>
          <w:rFonts w:ascii="Arial" w:hAnsi="Arial" w:cs="Arial"/>
          <w:sz w:val="24"/>
          <w:szCs w:val="24"/>
        </w:rPr>
      </w:pPr>
      <w:bookmarkStart w:id="18" w:name="_Toc261546299"/>
      <w:r w:rsidRPr="00174FE1">
        <w:rPr>
          <w:rFonts w:ascii="Arial" w:hAnsi="Arial" w:cs="Arial"/>
          <w:sz w:val="24"/>
          <w:szCs w:val="24"/>
        </w:rPr>
        <w:t xml:space="preserve">5.2 </w:t>
      </w:r>
      <w:r w:rsidR="001136F4" w:rsidRPr="00174FE1">
        <w:rPr>
          <w:rFonts w:ascii="Arial" w:hAnsi="Arial" w:cs="Arial"/>
          <w:sz w:val="24"/>
          <w:szCs w:val="24"/>
        </w:rPr>
        <w:t>Further discussion</w:t>
      </w:r>
      <w:bookmarkEnd w:id="18"/>
    </w:p>
    <w:p w14:paraId="411CC065" w14:textId="630B2DE2" w:rsidR="001136F4" w:rsidRPr="00E40C9D" w:rsidRDefault="001136F4" w:rsidP="004F0C53">
      <w:pPr>
        <w:pStyle w:val="20"/>
        <w:spacing w:beforeLines="50" w:before="120" w:afterLines="50" w:after="120"/>
        <w:jc w:val="both"/>
        <w:rPr>
          <w:szCs w:val="22"/>
          <w:lang w:eastAsia="zh-CN"/>
        </w:rPr>
      </w:pPr>
      <w:r w:rsidRPr="00E40C9D">
        <w:rPr>
          <w:szCs w:val="22"/>
        </w:rPr>
        <w:t xml:space="preserve">Elastic net model is extremely popular </w:t>
      </w:r>
      <w:r w:rsidR="002C0BD8" w:rsidRPr="00E40C9D">
        <w:rPr>
          <w:szCs w:val="22"/>
        </w:rPr>
        <w:t>these years</w:t>
      </w:r>
      <w:r w:rsidRPr="00E40C9D">
        <w:rPr>
          <w:szCs w:val="22"/>
        </w:rPr>
        <w:t xml:space="preserve"> and is very powerful when dealing with sparse matrix. The ordinary linear regression is a less flexible method. However, by adding dummy variable, we make our model more flexible and basically it tend to fit to every single data point. </w:t>
      </w:r>
    </w:p>
    <w:p w14:paraId="31F8A242" w14:textId="3EEC241F" w:rsidR="001136F4" w:rsidRPr="00E40C9D" w:rsidRDefault="001136F4" w:rsidP="004F0C53">
      <w:pPr>
        <w:pStyle w:val="20"/>
        <w:spacing w:beforeLines="50" w:before="120" w:afterLines="50" w:after="120"/>
        <w:jc w:val="both"/>
        <w:rPr>
          <w:szCs w:val="22"/>
          <w:lang w:eastAsia="zh-CN"/>
        </w:rPr>
      </w:pPr>
      <w:r w:rsidRPr="00E40C9D">
        <w:rPr>
          <w:szCs w:val="22"/>
        </w:rPr>
        <w:t xml:space="preserve">One way that might improve our model is that we can break our assumption that in each store and department, weekly sale shows single linear pattern. We can fit our model first with dummy variable of Store and department, assuming that for different department in different </w:t>
      </w:r>
      <w:proofErr w:type="gramStart"/>
      <w:r w:rsidRPr="00E40C9D">
        <w:rPr>
          <w:szCs w:val="22"/>
        </w:rPr>
        <w:t>store,</w:t>
      </w:r>
      <w:proofErr w:type="gramEnd"/>
      <w:r w:rsidRPr="00E40C9D">
        <w:rPr>
          <w:szCs w:val="22"/>
        </w:rPr>
        <w:t xml:space="preserve"> the difference of sales is only a constant. Further, we add quadratic term or interaction term to make our model more sensitive to pattern inside department.</w:t>
      </w:r>
    </w:p>
    <w:p w14:paraId="1F4F4849" w14:textId="37D7B9ED" w:rsidR="001136F4" w:rsidRDefault="002C0BD8" w:rsidP="004F0C53">
      <w:pPr>
        <w:pStyle w:val="20"/>
        <w:spacing w:beforeLines="50" w:before="120" w:afterLines="50" w:after="120"/>
        <w:jc w:val="both"/>
        <w:rPr>
          <w:szCs w:val="22"/>
          <w:lang w:eastAsia="zh-CN"/>
        </w:rPr>
      </w:pPr>
      <w:r>
        <w:rPr>
          <w:szCs w:val="22"/>
        </w:rPr>
        <w:t xml:space="preserve">Besides, we also consider </w:t>
      </w:r>
      <w:r w:rsidR="000C3667">
        <w:rPr>
          <w:szCs w:val="22"/>
        </w:rPr>
        <w:t>using</w:t>
      </w:r>
      <w:r w:rsidR="001136F4" w:rsidRPr="00E40C9D">
        <w:rPr>
          <w:szCs w:val="22"/>
        </w:rPr>
        <w:t xml:space="preserve"> latent variable to replace dummy variables. In our previous model, we use 52 dummy variables to represent 52 week and assume that for each week our linear model has unique constant shift. Here we aggregate our data by eac</w:t>
      </w:r>
      <w:r w:rsidR="00947CA9">
        <w:rPr>
          <w:szCs w:val="22"/>
        </w:rPr>
        <w:t>h week and take mean value for w</w:t>
      </w:r>
      <w:r w:rsidR="001136F4" w:rsidRPr="00E40C9D">
        <w:rPr>
          <w:szCs w:val="22"/>
        </w:rPr>
        <w:t>eekly sales from different and department. And then we use Kernel regression to smooth our predicted line. We use the predicted result as a weight for each week and use it to replace 52 week</w:t>
      </w:r>
      <w:r w:rsidR="001136F4">
        <w:rPr>
          <w:rFonts w:hint="eastAsia"/>
          <w:szCs w:val="22"/>
          <w:lang w:eastAsia="zh-CN"/>
        </w:rPr>
        <w:t>s</w:t>
      </w:r>
      <w:r w:rsidR="001136F4" w:rsidRPr="00E40C9D">
        <w:rPr>
          <w:szCs w:val="22"/>
        </w:rPr>
        <w:t xml:space="preserve"> dummy variables. The result turns out to be very close to the method using dummy variable, which give us reasonable predicted relatively. We don’t show the detail of it here.</w:t>
      </w:r>
      <w:r w:rsidR="008F5751">
        <w:rPr>
          <w:szCs w:val="22"/>
        </w:rPr>
        <w:br w:type="page"/>
      </w:r>
    </w:p>
    <w:p w14:paraId="7F09C49D" w14:textId="7552A491" w:rsidR="00B61094" w:rsidRDefault="001136F4" w:rsidP="00B61094">
      <w:pPr>
        <w:pStyle w:val="1"/>
        <w:jc w:val="center"/>
        <w:rPr>
          <w:rFonts w:ascii="Arial" w:hAnsi="Arial" w:cs="Arial"/>
          <w:b/>
          <w:sz w:val="24"/>
          <w:szCs w:val="24"/>
          <w:lang w:eastAsia="zh-CN"/>
        </w:rPr>
      </w:pPr>
      <w:bookmarkStart w:id="19" w:name="_Toc261546300"/>
      <w:r w:rsidRPr="00EB08F3">
        <w:rPr>
          <w:rFonts w:ascii="Arial" w:hAnsi="Arial" w:cs="Arial"/>
          <w:b/>
          <w:sz w:val="24"/>
          <w:szCs w:val="24"/>
        </w:rPr>
        <w:t>Reference</w:t>
      </w:r>
      <w:bookmarkEnd w:id="19"/>
    </w:p>
    <w:p w14:paraId="57BE3380" w14:textId="77777777" w:rsidR="0044484B" w:rsidRPr="0044484B" w:rsidRDefault="0044484B" w:rsidP="0044484B">
      <w:pPr>
        <w:pStyle w:val="10"/>
        <w:rPr>
          <w:lang w:eastAsia="zh-CN"/>
        </w:rPr>
      </w:pPr>
    </w:p>
    <w:p w14:paraId="6E8AD424" w14:textId="77777777" w:rsidR="0044484B" w:rsidRDefault="0044484B" w:rsidP="0044484B">
      <w:pPr>
        <w:pStyle w:val="20"/>
        <w:spacing w:beforeLines="50" w:before="120" w:afterLines="50" w:after="120" w:line="360" w:lineRule="exact"/>
        <w:jc w:val="both"/>
        <w:rPr>
          <w:szCs w:val="22"/>
          <w:lang w:eastAsia="zh-CN"/>
        </w:rPr>
      </w:pPr>
      <w:r>
        <w:rPr>
          <w:szCs w:val="22"/>
        </w:rPr>
        <w:t xml:space="preserve">[1] Gareth James, Daniela Witten, Trevor Hastie, Robert </w:t>
      </w:r>
      <w:proofErr w:type="spellStart"/>
      <w:r>
        <w:rPr>
          <w:szCs w:val="22"/>
        </w:rPr>
        <w:t>Tibshirani</w:t>
      </w:r>
      <w:proofErr w:type="spellEnd"/>
      <w:r>
        <w:rPr>
          <w:szCs w:val="22"/>
        </w:rPr>
        <w:t xml:space="preserve">. </w:t>
      </w:r>
      <w:proofErr w:type="gramStart"/>
      <w:r w:rsidRPr="001A70EF">
        <w:rPr>
          <w:i/>
          <w:szCs w:val="22"/>
        </w:rPr>
        <w:t>An Introduction to Statistical Learning – with Application in R</w:t>
      </w:r>
      <w:r>
        <w:rPr>
          <w:i/>
          <w:szCs w:val="22"/>
        </w:rPr>
        <w:t xml:space="preserve"> </w:t>
      </w:r>
      <w:r w:rsidRPr="001A70EF">
        <w:rPr>
          <w:szCs w:val="22"/>
        </w:rPr>
        <w:t>[M]</w:t>
      </w:r>
      <w:r>
        <w:rPr>
          <w:szCs w:val="22"/>
        </w:rPr>
        <w:t>.</w:t>
      </w:r>
      <w:proofErr w:type="gramEnd"/>
      <w:r>
        <w:rPr>
          <w:szCs w:val="22"/>
        </w:rPr>
        <w:t xml:space="preserve"> </w:t>
      </w:r>
      <w:proofErr w:type="gramStart"/>
      <w:r>
        <w:rPr>
          <w:szCs w:val="22"/>
        </w:rPr>
        <w:t>Springer, 2013.</w:t>
      </w:r>
      <w:proofErr w:type="gramEnd"/>
    </w:p>
    <w:p w14:paraId="5EF94AC9" w14:textId="77777777" w:rsidR="0044484B" w:rsidRDefault="0044484B" w:rsidP="0044484B">
      <w:pPr>
        <w:pStyle w:val="20"/>
        <w:spacing w:beforeLines="50" w:before="120" w:afterLines="50" w:after="120" w:line="360" w:lineRule="exact"/>
        <w:jc w:val="both"/>
        <w:rPr>
          <w:szCs w:val="22"/>
        </w:rPr>
      </w:pPr>
      <w:r>
        <w:rPr>
          <w:szCs w:val="22"/>
        </w:rPr>
        <w:t xml:space="preserve">[2] Max Kuhn, </w:t>
      </w:r>
      <w:proofErr w:type="spellStart"/>
      <w:r>
        <w:rPr>
          <w:szCs w:val="22"/>
        </w:rPr>
        <w:t>Kjell</w:t>
      </w:r>
      <w:proofErr w:type="spellEnd"/>
      <w:r>
        <w:rPr>
          <w:szCs w:val="22"/>
        </w:rPr>
        <w:t xml:space="preserve"> Johnson. </w:t>
      </w:r>
      <w:r>
        <w:rPr>
          <w:i/>
          <w:szCs w:val="22"/>
        </w:rPr>
        <w:t xml:space="preserve">Applied Predictive Modeling </w:t>
      </w:r>
      <w:r w:rsidRPr="001A70EF">
        <w:rPr>
          <w:szCs w:val="22"/>
        </w:rPr>
        <w:t>[M]</w:t>
      </w:r>
      <w:r>
        <w:rPr>
          <w:szCs w:val="22"/>
        </w:rPr>
        <w:t xml:space="preserve">. </w:t>
      </w:r>
      <w:proofErr w:type="gramStart"/>
      <w:r>
        <w:rPr>
          <w:szCs w:val="22"/>
        </w:rPr>
        <w:t>Springer, 2013.</w:t>
      </w:r>
      <w:proofErr w:type="gramEnd"/>
    </w:p>
    <w:p w14:paraId="1CB6EC8B" w14:textId="77777777" w:rsidR="0044484B" w:rsidRPr="00CA4A1D" w:rsidRDefault="0044484B" w:rsidP="0044484B">
      <w:pPr>
        <w:pStyle w:val="af9"/>
        <w:shd w:val="clear" w:color="auto" w:fill="FFFFFF"/>
        <w:spacing w:before="50" w:beforeAutospacing="0" w:after="50" w:afterAutospacing="0" w:line="360" w:lineRule="exact"/>
        <w:jc w:val="both"/>
        <w:rPr>
          <w:rFonts w:ascii="Arial" w:hAnsi="Arial" w:cs="Arial"/>
          <w:i/>
          <w:color w:val="000000"/>
          <w:sz w:val="22"/>
          <w:szCs w:val="22"/>
        </w:rPr>
      </w:pPr>
      <w:r w:rsidRPr="00CA4A1D">
        <w:rPr>
          <w:rFonts w:ascii="Arial" w:hAnsi="Arial" w:cs="Arial"/>
          <w:color w:val="000000"/>
          <w:sz w:val="22"/>
          <w:szCs w:val="22"/>
        </w:rPr>
        <w:t xml:space="preserve">[3] P.J. </w:t>
      </w:r>
      <w:proofErr w:type="spellStart"/>
      <w:r w:rsidRPr="00CA4A1D">
        <w:rPr>
          <w:rFonts w:ascii="Arial" w:hAnsi="Arial" w:cs="Arial"/>
          <w:color w:val="000000"/>
          <w:sz w:val="22"/>
          <w:szCs w:val="22"/>
        </w:rPr>
        <w:t>Brockwell</w:t>
      </w:r>
      <w:proofErr w:type="spellEnd"/>
      <w:r w:rsidRPr="00CA4A1D">
        <w:rPr>
          <w:rFonts w:ascii="Arial" w:hAnsi="Arial" w:cs="Arial"/>
          <w:color w:val="000000"/>
          <w:sz w:val="22"/>
          <w:szCs w:val="22"/>
        </w:rPr>
        <w:t xml:space="preserve"> and R.A. Davis</w:t>
      </w:r>
      <w:r>
        <w:rPr>
          <w:rFonts w:ascii="Arial" w:hAnsi="Arial" w:cs="Arial"/>
          <w:i/>
          <w:color w:val="000000"/>
          <w:sz w:val="22"/>
          <w:szCs w:val="22"/>
        </w:rPr>
        <w:t xml:space="preserve">. </w:t>
      </w:r>
      <w:proofErr w:type="gramStart"/>
      <w:r w:rsidRPr="00CA4A1D">
        <w:rPr>
          <w:rFonts w:ascii="Arial" w:hAnsi="Arial" w:cs="Arial"/>
          <w:i/>
          <w:color w:val="000000"/>
          <w:sz w:val="22"/>
          <w:szCs w:val="22"/>
        </w:rPr>
        <w:t xml:space="preserve">Introduction to Time Series and Forecasting, 2nd edition, </w:t>
      </w:r>
      <w:r w:rsidRPr="00CA4A1D">
        <w:rPr>
          <w:rFonts w:ascii="Arial" w:hAnsi="Arial" w:cs="Arial"/>
          <w:color w:val="000000"/>
          <w:sz w:val="22"/>
          <w:szCs w:val="22"/>
        </w:rPr>
        <w:t>Springer, 2002</w:t>
      </w:r>
      <w:r w:rsidRPr="00CA4A1D">
        <w:rPr>
          <w:rFonts w:ascii="Arial" w:hAnsi="Arial" w:cs="Arial"/>
          <w:i/>
          <w:color w:val="000000"/>
          <w:sz w:val="22"/>
          <w:szCs w:val="22"/>
        </w:rPr>
        <w:t>.</w:t>
      </w:r>
      <w:proofErr w:type="gramEnd"/>
    </w:p>
    <w:p w14:paraId="309D5D13" w14:textId="77777777" w:rsidR="0044484B" w:rsidRPr="00CA4A1D" w:rsidRDefault="0044484B" w:rsidP="0044484B">
      <w:pPr>
        <w:pStyle w:val="af9"/>
        <w:shd w:val="clear" w:color="auto" w:fill="FFFFFF"/>
        <w:spacing w:before="50" w:beforeAutospacing="0" w:after="50" w:afterAutospacing="0" w:line="360" w:lineRule="exact"/>
        <w:jc w:val="both"/>
        <w:rPr>
          <w:rFonts w:ascii="Arial" w:hAnsi="Arial" w:cs="Arial"/>
          <w:i/>
          <w:color w:val="000000"/>
          <w:sz w:val="22"/>
          <w:szCs w:val="22"/>
        </w:rPr>
      </w:pPr>
      <w:r w:rsidRPr="00CA4A1D">
        <w:rPr>
          <w:rFonts w:ascii="Arial" w:hAnsi="Arial" w:cs="Arial"/>
          <w:color w:val="000000"/>
          <w:sz w:val="22"/>
          <w:szCs w:val="22"/>
        </w:rPr>
        <w:t>[4] Barber, D.</w:t>
      </w:r>
      <w:r w:rsidRPr="00CA4A1D">
        <w:rPr>
          <w:color w:val="000000"/>
          <w:sz w:val="22"/>
          <w:szCs w:val="22"/>
        </w:rPr>
        <w:t> </w:t>
      </w:r>
      <w:r w:rsidRPr="00CA4A1D">
        <w:rPr>
          <w:rFonts w:ascii="Arial" w:hAnsi="Arial" w:cs="Arial"/>
          <w:i/>
          <w:color w:val="000000"/>
          <w:sz w:val="22"/>
          <w:szCs w:val="22"/>
        </w:rPr>
        <w:t>Bayesian Reasoning and Machine Learning,</w:t>
      </w:r>
      <w:r w:rsidRPr="00CA4A1D">
        <w:rPr>
          <w:color w:val="000000"/>
          <w:sz w:val="22"/>
          <w:szCs w:val="22"/>
        </w:rPr>
        <w:t> </w:t>
      </w:r>
      <w:r w:rsidRPr="00CA4A1D">
        <w:rPr>
          <w:rFonts w:ascii="Arial" w:hAnsi="Arial" w:cs="Arial"/>
          <w:color w:val="000000"/>
          <w:sz w:val="22"/>
          <w:szCs w:val="22"/>
        </w:rPr>
        <w:t>Cambridge University Press, 2012</w:t>
      </w:r>
    </w:p>
    <w:p w14:paraId="20086DCF" w14:textId="5F54CBA6" w:rsidR="0044484B" w:rsidRDefault="0044484B" w:rsidP="0044484B">
      <w:pPr>
        <w:pStyle w:val="20"/>
        <w:spacing w:beforeLines="50" w:before="120" w:afterLines="50" w:after="120" w:line="360" w:lineRule="exact"/>
        <w:jc w:val="both"/>
        <w:rPr>
          <w:rFonts w:hint="eastAsia"/>
          <w:szCs w:val="22"/>
          <w:lang w:eastAsia="zh-CN"/>
        </w:rPr>
      </w:pPr>
      <w:r>
        <w:rPr>
          <w:szCs w:val="22"/>
        </w:rPr>
        <w:t xml:space="preserve">[5] </w:t>
      </w:r>
      <w:r w:rsidRPr="00F85B92">
        <w:rPr>
          <w:szCs w:val="22"/>
        </w:rPr>
        <w:t>http://www.geniqmodel.com/DummyVariablesTheProblemAndSolution.html</w:t>
      </w:r>
    </w:p>
    <w:p w14:paraId="7E6951BF" w14:textId="7DAC65E1" w:rsidR="0044484B" w:rsidRDefault="0044484B" w:rsidP="0044484B">
      <w:pPr>
        <w:pStyle w:val="20"/>
        <w:spacing w:beforeLines="50" w:before="120" w:afterLines="50" w:after="120" w:line="360" w:lineRule="exact"/>
        <w:jc w:val="both"/>
        <w:rPr>
          <w:rFonts w:hint="eastAsia"/>
          <w:szCs w:val="22"/>
          <w:lang w:eastAsia="zh-CN"/>
        </w:rPr>
      </w:pPr>
      <w:r>
        <w:rPr>
          <w:rFonts w:hint="eastAsia"/>
          <w:szCs w:val="22"/>
          <w:lang w:eastAsia="zh-CN"/>
        </w:rPr>
        <w:t xml:space="preserve">[6] </w:t>
      </w:r>
      <w:r w:rsidRPr="00F85B92">
        <w:rPr>
          <w:szCs w:val="22"/>
          <w:lang w:eastAsia="zh-CN"/>
        </w:rPr>
        <w:t>https://www.kaggle.com/c/walmart-recruiting-store-sales-forecasting</w:t>
      </w:r>
    </w:p>
    <w:p w14:paraId="29720B64" w14:textId="39AFA6BF" w:rsidR="0044484B" w:rsidRDefault="0044484B" w:rsidP="0044484B">
      <w:pPr>
        <w:pStyle w:val="20"/>
        <w:spacing w:beforeLines="50" w:before="120" w:afterLines="50" w:after="120" w:line="360" w:lineRule="exact"/>
        <w:jc w:val="both"/>
        <w:rPr>
          <w:rFonts w:hint="eastAsia"/>
          <w:szCs w:val="22"/>
          <w:lang w:eastAsia="zh-CN"/>
        </w:rPr>
      </w:pPr>
      <w:r>
        <w:rPr>
          <w:rFonts w:hint="eastAsia"/>
          <w:szCs w:val="22"/>
          <w:lang w:eastAsia="zh-CN"/>
        </w:rPr>
        <w:t xml:space="preserve">[7] </w:t>
      </w:r>
      <w:r w:rsidRPr="00F85B92">
        <w:rPr>
          <w:szCs w:val="22"/>
          <w:lang w:eastAsia="zh-CN"/>
        </w:rPr>
        <w:t>http://www.ats.ucla.edu/stat/r/faq/R_pmm_mi.htm</w:t>
      </w:r>
      <w:bookmarkStart w:id="20" w:name="_GoBack"/>
      <w:bookmarkEnd w:id="20"/>
    </w:p>
    <w:p w14:paraId="0429C838" w14:textId="77777777" w:rsidR="00174FE1" w:rsidRDefault="00174FE1" w:rsidP="001A70EF">
      <w:pPr>
        <w:pStyle w:val="20"/>
        <w:jc w:val="both"/>
        <w:rPr>
          <w:szCs w:val="22"/>
          <w:lang w:eastAsia="zh-CN"/>
        </w:rPr>
      </w:pPr>
    </w:p>
    <w:p w14:paraId="6205BBC3" w14:textId="77777777" w:rsidR="00174FE1" w:rsidRDefault="00174FE1" w:rsidP="001A70EF">
      <w:pPr>
        <w:pStyle w:val="20"/>
        <w:jc w:val="both"/>
        <w:rPr>
          <w:szCs w:val="22"/>
          <w:lang w:eastAsia="zh-CN"/>
        </w:rPr>
      </w:pPr>
    </w:p>
    <w:p w14:paraId="4B5716EA" w14:textId="77777777" w:rsidR="00D524E2" w:rsidRDefault="00D524E2" w:rsidP="001A70EF">
      <w:pPr>
        <w:pStyle w:val="20"/>
        <w:jc w:val="both"/>
        <w:rPr>
          <w:szCs w:val="22"/>
        </w:rPr>
      </w:pPr>
    </w:p>
    <w:p w14:paraId="1C48B332" w14:textId="77777777" w:rsidR="001A70EF" w:rsidRPr="001A70EF" w:rsidRDefault="001A70EF" w:rsidP="001136F4">
      <w:pPr>
        <w:pStyle w:val="20"/>
        <w:jc w:val="both"/>
        <w:rPr>
          <w:rFonts w:ascii="宋体" w:eastAsia="宋体" w:hAnsi="宋体" w:cs="宋体"/>
          <w:szCs w:val="22"/>
          <w:lang w:eastAsia="zh-CN"/>
        </w:rPr>
      </w:pPr>
    </w:p>
    <w:p w14:paraId="0BC744EF" w14:textId="77777777" w:rsidR="001136F4" w:rsidRPr="00E40C9D" w:rsidRDefault="001136F4" w:rsidP="001136F4">
      <w:pPr>
        <w:pStyle w:val="20"/>
        <w:jc w:val="both"/>
        <w:rPr>
          <w:szCs w:val="22"/>
        </w:rPr>
      </w:pPr>
    </w:p>
    <w:p w14:paraId="5BE54503" w14:textId="77777777" w:rsidR="00A3421B" w:rsidRDefault="00A3421B">
      <w:pPr>
        <w:pStyle w:val="10"/>
        <w:jc w:val="both"/>
      </w:pPr>
    </w:p>
    <w:sectPr w:rsidR="00A3421B" w:rsidSect="009007B8">
      <w:footerReference w:type="default" r:id="rId37"/>
      <w:footerReference w:type="first" r:id="rId3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382102" w14:textId="77777777" w:rsidR="00F55C4B" w:rsidRDefault="00F55C4B" w:rsidP="00855135">
      <w:pPr>
        <w:spacing w:line="240" w:lineRule="auto"/>
      </w:pPr>
      <w:r>
        <w:separator/>
      </w:r>
    </w:p>
  </w:endnote>
  <w:endnote w:type="continuationSeparator" w:id="0">
    <w:p w14:paraId="120AA2B4" w14:textId="77777777" w:rsidR="00F55C4B" w:rsidRDefault="00F55C4B" w:rsidP="008551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imsun">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297D5" w14:textId="77777777" w:rsidR="00F55C4B" w:rsidRDefault="00F55C4B" w:rsidP="009007B8">
    <w:pPr>
      <w:pStyle w:val="af3"/>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end"/>
    </w:r>
  </w:p>
  <w:p w14:paraId="1D62A963" w14:textId="62D6AA3D" w:rsidR="00F55C4B" w:rsidRDefault="00F85B92" w:rsidP="00F14A98">
    <w:pPr>
      <w:pStyle w:val="af3"/>
      <w:ind w:right="360"/>
    </w:pPr>
    <w:sdt>
      <w:sdtPr>
        <w:id w:val="1104620878"/>
        <w:temporary/>
        <w:showingPlcHdr/>
      </w:sdtPr>
      <w:sdtEndPr/>
      <w:sdtContent>
        <w:r w:rsidR="00F55C4B">
          <w:t>[Type text]</w:t>
        </w:r>
      </w:sdtContent>
    </w:sdt>
    <w:r w:rsidR="00F55C4B">
      <w:ptab w:relativeTo="margin" w:alignment="center" w:leader="none"/>
    </w:r>
    <w:sdt>
      <w:sdtPr>
        <w:id w:val="1699343639"/>
        <w:temporary/>
        <w:showingPlcHdr/>
      </w:sdtPr>
      <w:sdtEndPr/>
      <w:sdtContent>
        <w:r w:rsidR="00F55C4B">
          <w:t>[Type text]</w:t>
        </w:r>
      </w:sdtContent>
    </w:sdt>
    <w:r w:rsidR="00F55C4B">
      <w:ptab w:relativeTo="margin" w:alignment="right" w:leader="none"/>
    </w:r>
    <w:sdt>
      <w:sdtPr>
        <w:id w:val="-25336835"/>
        <w:temporary/>
        <w:showingPlcHdr/>
      </w:sdtPr>
      <w:sdtEndPr/>
      <w:sdtContent>
        <w:r w:rsidR="00F55C4B">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0D777" w14:textId="162572E9" w:rsidR="00F55C4B" w:rsidRDefault="00F55C4B" w:rsidP="009007B8">
    <w:pPr>
      <w:pStyle w:val="af3"/>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44EE5" w14:textId="5C8F400E" w:rsidR="00F55C4B" w:rsidRDefault="00F55C4B" w:rsidP="000E18E5">
    <w:pPr>
      <w:pStyle w:val="af3"/>
      <w:ind w:right="360"/>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22A25" w14:textId="7AC7C399" w:rsidR="00F55C4B" w:rsidRPr="000E18E5" w:rsidRDefault="00F55C4B" w:rsidP="000E18E5">
    <w:pPr>
      <w:pStyle w:val="af3"/>
      <w:ind w:right="360"/>
      <w:jc w:val="right"/>
      <w:rPr>
        <w:color w:val="auto"/>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E7C64" w14:textId="1B76FE4D" w:rsidR="00F55C4B" w:rsidRDefault="00F55C4B" w:rsidP="009007B8">
    <w:pPr>
      <w:pStyle w:val="af3"/>
      <w:jc w:val="right"/>
    </w:pPr>
    <w:r>
      <w:rPr>
        <w:rStyle w:val="af5"/>
      </w:rPr>
      <w:fldChar w:fldCharType="begin"/>
    </w:r>
    <w:r>
      <w:rPr>
        <w:rStyle w:val="af5"/>
      </w:rPr>
      <w:instrText xml:space="preserve"> PAGE </w:instrText>
    </w:r>
    <w:r>
      <w:rPr>
        <w:rStyle w:val="af5"/>
      </w:rPr>
      <w:fldChar w:fldCharType="separate"/>
    </w:r>
    <w:r w:rsidR="00F85B92">
      <w:rPr>
        <w:rStyle w:val="af5"/>
        <w:noProof/>
      </w:rPr>
      <w:t>11</w:t>
    </w:r>
    <w:r>
      <w:rPr>
        <w:rStyle w:val="af5"/>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2952A" w14:textId="77777777" w:rsidR="00F55C4B" w:rsidRDefault="00F55C4B" w:rsidP="009007B8">
    <w:pPr>
      <w:pStyle w:val="af3"/>
      <w:framePr w:wrap="around" w:vAnchor="text" w:hAnchor="margin" w:xAlign="right" w:y="1"/>
      <w:rPr>
        <w:rStyle w:val="af5"/>
      </w:rPr>
    </w:pPr>
    <w:r>
      <w:rPr>
        <w:rStyle w:val="af5"/>
      </w:rPr>
      <w:t>1</w:t>
    </w:r>
  </w:p>
  <w:p w14:paraId="54E15814" w14:textId="77777777" w:rsidR="00F55C4B" w:rsidRPr="000E18E5" w:rsidRDefault="00F55C4B" w:rsidP="000E18E5">
    <w:pPr>
      <w:pStyle w:val="af3"/>
      <w:ind w:right="360"/>
      <w:jc w:val="right"/>
      <w:rPr>
        <w:color w:val="auto"/>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57FE11" w14:textId="77777777" w:rsidR="00F55C4B" w:rsidRDefault="00F55C4B" w:rsidP="00855135">
      <w:pPr>
        <w:spacing w:line="240" w:lineRule="auto"/>
      </w:pPr>
      <w:r>
        <w:separator/>
      </w:r>
    </w:p>
  </w:footnote>
  <w:footnote w:type="continuationSeparator" w:id="0">
    <w:p w14:paraId="01EA212E" w14:textId="77777777" w:rsidR="00F55C4B" w:rsidRDefault="00F55C4B" w:rsidP="0085513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3421B"/>
    <w:rsid w:val="00066A89"/>
    <w:rsid w:val="000915C7"/>
    <w:rsid w:val="000B4AE6"/>
    <w:rsid w:val="000C3667"/>
    <w:rsid w:val="000E18E5"/>
    <w:rsid w:val="001136F4"/>
    <w:rsid w:val="00136406"/>
    <w:rsid w:val="00146EB3"/>
    <w:rsid w:val="00174FE1"/>
    <w:rsid w:val="001A70EF"/>
    <w:rsid w:val="001B7E20"/>
    <w:rsid w:val="00205925"/>
    <w:rsid w:val="002159F4"/>
    <w:rsid w:val="00215E61"/>
    <w:rsid w:val="00217EC3"/>
    <w:rsid w:val="002515A3"/>
    <w:rsid w:val="0025317E"/>
    <w:rsid w:val="00256813"/>
    <w:rsid w:val="00266EA0"/>
    <w:rsid w:val="0028736A"/>
    <w:rsid w:val="002952F3"/>
    <w:rsid w:val="002C0BD8"/>
    <w:rsid w:val="002C53B6"/>
    <w:rsid w:val="002E17E3"/>
    <w:rsid w:val="003005BB"/>
    <w:rsid w:val="00360B22"/>
    <w:rsid w:val="00360F6A"/>
    <w:rsid w:val="00363EB8"/>
    <w:rsid w:val="003C564A"/>
    <w:rsid w:val="003F47CB"/>
    <w:rsid w:val="003F7019"/>
    <w:rsid w:val="004110F1"/>
    <w:rsid w:val="0044484B"/>
    <w:rsid w:val="00495977"/>
    <w:rsid w:val="004D045D"/>
    <w:rsid w:val="004F0C53"/>
    <w:rsid w:val="00536749"/>
    <w:rsid w:val="005644C0"/>
    <w:rsid w:val="005856A8"/>
    <w:rsid w:val="005D5F83"/>
    <w:rsid w:val="00661DC2"/>
    <w:rsid w:val="0066584A"/>
    <w:rsid w:val="00672F7E"/>
    <w:rsid w:val="00693860"/>
    <w:rsid w:val="006B155B"/>
    <w:rsid w:val="006C48CE"/>
    <w:rsid w:val="00715F14"/>
    <w:rsid w:val="00764008"/>
    <w:rsid w:val="00785D0B"/>
    <w:rsid w:val="00786B3D"/>
    <w:rsid w:val="007A5FE5"/>
    <w:rsid w:val="007A6AF6"/>
    <w:rsid w:val="0085186A"/>
    <w:rsid w:val="008532BA"/>
    <w:rsid w:val="00855135"/>
    <w:rsid w:val="00866B35"/>
    <w:rsid w:val="00890692"/>
    <w:rsid w:val="0089608F"/>
    <w:rsid w:val="008F5751"/>
    <w:rsid w:val="009007B8"/>
    <w:rsid w:val="00901DDE"/>
    <w:rsid w:val="00921AE5"/>
    <w:rsid w:val="00937BF3"/>
    <w:rsid w:val="00940E50"/>
    <w:rsid w:val="00947CA9"/>
    <w:rsid w:val="009703B5"/>
    <w:rsid w:val="00975AA8"/>
    <w:rsid w:val="009D0D8E"/>
    <w:rsid w:val="00A27BCB"/>
    <w:rsid w:val="00A3421B"/>
    <w:rsid w:val="00A82679"/>
    <w:rsid w:val="00B0314E"/>
    <w:rsid w:val="00B61094"/>
    <w:rsid w:val="00B76D6D"/>
    <w:rsid w:val="00B83908"/>
    <w:rsid w:val="00C25967"/>
    <w:rsid w:val="00C44B1A"/>
    <w:rsid w:val="00C72352"/>
    <w:rsid w:val="00D4549D"/>
    <w:rsid w:val="00D524E2"/>
    <w:rsid w:val="00D7136A"/>
    <w:rsid w:val="00D740EB"/>
    <w:rsid w:val="00DC6CFD"/>
    <w:rsid w:val="00E2215A"/>
    <w:rsid w:val="00E22F8A"/>
    <w:rsid w:val="00E459B5"/>
    <w:rsid w:val="00E47D27"/>
    <w:rsid w:val="00E82B95"/>
    <w:rsid w:val="00EB08F3"/>
    <w:rsid w:val="00EB5F20"/>
    <w:rsid w:val="00EC00D5"/>
    <w:rsid w:val="00ED22C1"/>
    <w:rsid w:val="00EF7057"/>
    <w:rsid w:val="00F14A98"/>
    <w:rsid w:val="00F44AD9"/>
    <w:rsid w:val="00F53D53"/>
    <w:rsid w:val="00F55C4B"/>
    <w:rsid w:val="00F75CC2"/>
    <w:rsid w:val="00F8296C"/>
    <w:rsid w:val="00F8407E"/>
    <w:rsid w:val="00F85B92"/>
    <w:rsid w:val="00FE7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7"/>
    <o:shapelayout v:ext="edit">
      <o:idmap v:ext="edit" data="1"/>
    </o:shapelayout>
  </w:shapeDefaults>
  <w:decimalSymbol w:val="."/>
  <w:listSeparator w:val=","/>
  <w14:docId w14:val="566D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6CFD"/>
  </w:style>
  <w:style w:type="paragraph" w:styleId="1">
    <w:name w:val="heading 1"/>
    <w:basedOn w:val="10"/>
    <w:next w:val="10"/>
    <w:pPr>
      <w:keepNext/>
      <w:keepLines/>
      <w:spacing w:before="200"/>
      <w:contextualSpacing/>
      <w:outlineLvl w:val="0"/>
    </w:pPr>
    <w:rPr>
      <w:rFonts w:ascii="Trebuchet MS" w:eastAsia="Trebuchet MS" w:hAnsi="Trebuchet MS" w:cs="Trebuchet MS"/>
      <w:sz w:val="32"/>
    </w:rPr>
  </w:style>
  <w:style w:type="paragraph" w:styleId="2">
    <w:name w:val="heading 2"/>
    <w:basedOn w:val="10"/>
    <w:next w:val="10"/>
    <w:pPr>
      <w:keepNext/>
      <w:keepLines/>
      <w:spacing w:before="200"/>
      <w:contextualSpacing/>
      <w:outlineLvl w:val="1"/>
    </w:pPr>
    <w:rPr>
      <w:rFonts w:ascii="Trebuchet MS" w:eastAsia="Trebuchet MS" w:hAnsi="Trebuchet MS" w:cs="Trebuchet MS"/>
      <w:b/>
      <w:sz w:val="26"/>
    </w:rPr>
  </w:style>
  <w:style w:type="paragraph" w:styleId="3">
    <w:name w:val="heading 3"/>
    <w:basedOn w:val="10"/>
    <w:next w:val="10"/>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10"/>
    <w:next w:val="10"/>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10"/>
    <w:next w:val="10"/>
    <w:pPr>
      <w:keepNext/>
      <w:keepLines/>
      <w:spacing w:before="160"/>
      <w:contextualSpacing/>
      <w:outlineLvl w:val="4"/>
    </w:pPr>
    <w:rPr>
      <w:rFonts w:ascii="Trebuchet MS" w:eastAsia="Trebuchet MS" w:hAnsi="Trebuchet MS" w:cs="Trebuchet MS"/>
      <w:color w:val="666666"/>
    </w:rPr>
  </w:style>
  <w:style w:type="paragraph" w:styleId="6">
    <w:name w:val="heading 6"/>
    <w:basedOn w:val="10"/>
    <w:next w:val="10"/>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paragraph" w:styleId="a3">
    <w:name w:val="Title"/>
    <w:basedOn w:val="10"/>
    <w:next w:val="10"/>
    <w:pPr>
      <w:keepNext/>
      <w:keepLines/>
      <w:contextualSpacing/>
    </w:pPr>
    <w:rPr>
      <w:rFonts w:ascii="Trebuchet MS" w:eastAsia="Trebuchet MS" w:hAnsi="Trebuchet MS" w:cs="Trebuchet MS"/>
      <w:sz w:val="42"/>
    </w:rPr>
  </w:style>
  <w:style w:type="paragraph" w:styleId="a4">
    <w:name w:val="Subtitle"/>
    <w:basedOn w:val="10"/>
    <w:next w:val="10"/>
    <w:pPr>
      <w:keepNext/>
      <w:keepLines/>
      <w:spacing w:after="200"/>
      <w:contextualSpacing/>
    </w:pPr>
    <w:rPr>
      <w:rFonts w:ascii="Trebuchet MS" w:eastAsia="Trebuchet MS" w:hAnsi="Trebuchet MS" w:cs="Trebuchet MS"/>
      <w:i/>
      <w:color w:val="666666"/>
      <w:sz w:val="26"/>
    </w:rPr>
  </w:style>
  <w:style w:type="table" w:customStyle="1" w:styleId="a5">
    <w:basedOn w:val="a1"/>
    <w:tblPr>
      <w:tblStyleRowBandSize w:val="1"/>
      <w:tblStyleColBandSize w:val="1"/>
      <w:tblInd w:w="0" w:type="dxa"/>
      <w:tblCellMar>
        <w:top w:w="0" w:type="dxa"/>
        <w:left w:w="108" w:type="dxa"/>
        <w:bottom w:w="0" w:type="dxa"/>
        <w:right w:w="108" w:type="dxa"/>
      </w:tblCellMar>
    </w:tblPr>
  </w:style>
  <w:style w:type="paragraph" w:styleId="a6">
    <w:name w:val="Balloon Text"/>
    <w:basedOn w:val="a"/>
    <w:link w:val="a7"/>
    <w:uiPriority w:val="99"/>
    <w:semiHidden/>
    <w:unhideWhenUsed/>
    <w:rsid w:val="00F8296C"/>
    <w:pPr>
      <w:spacing w:line="240" w:lineRule="auto"/>
    </w:pPr>
    <w:rPr>
      <w:rFonts w:ascii="Lucida Grande" w:hAnsi="Lucida Grande" w:cs="Lucida Grande"/>
      <w:sz w:val="18"/>
      <w:szCs w:val="18"/>
    </w:rPr>
  </w:style>
  <w:style w:type="character" w:customStyle="1" w:styleId="a7">
    <w:name w:val="批注框文本字符"/>
    <w:basedOn w:val="a0"/>
    <w:link w:val="a6"/>
    <w:uiPriority w:val="99"/>
    <w:semiHidden/>
    <w:rsid w:val="00F8296C"/>
    <w:rPr>
      <w:rFonts w:ascii="Lucida Grande" w:hAnsi="Lucida Grande" w:cs="Lucida Grande"/>
      <w:sz w:val="18"/>
      <w:szCs w:val="18"/>
    </w:rPr>
  </w:style>
  <w:style w:type="character" w:styleId="a8">
    <w:name w:val="Hyperlink"/>
    <w:basedOn w:val="a0"/>
    <w:uiPriority w:val="99"/>
    <w:unhideWhenUsed/>
    <w:rsid w:val="00F8407E"/>
    <w:rPr>
      <w:color w:val="0000FF"/>
      <w:u w:val="single"/>
    </w:rPr>
  </w:style>
  <w:style w:type="paragraph" w:customStyle="1" w:styleId="20">
    <w:name w:val="正文2"/>
    <w:rsid w:val="001136F4"/>
  </w:style>
  <w:style w:type="character" w:styleId="a9">
    <w:name w:val="annotation reference"/>
    <w:basedOn w:val="a0"/>
    <w:uiPriority w:val="99"/>
    <w:semiHidden/>
    <w:unhideWhenUsed/>
    <w:rsid w:val="001136F4"/>
    <w:rPr>
      <w:sz w:val="21"/>
      <w:szCs w:val="21"/>
    </w:rPr>
  </w:style>
  <w:style w:type="paragraph" w:styleId="aa">
    <w:name w:val="annotation text"/>
    <w:basedOn w:val="a"/>
    <w:link w:val="ab"/>
    <w:uiPriority w:val="99"/>
    <w:semiHidden/>
    <w:unhideWhenUsed/>
    <w:rsid w:val="001136F4"/>
  </w:style>
  <w:style w:type="character" w:customStyle="1" w:styleId="ab">
    <w:name w:val="注释文本字符"/>
    <w:basedOn w:val="a0"/>
    <w:link w:val="aa"/>
    <w:uiPriority w:val="99"/>
    <w:semiHidden/>
    <w:rsid w:val="001136F4"/>
    <w:rPr>
      <w:rFonts w:eastAsia="simsun"/>
    </w:rPr>
  </w:style>
  <w:style w:type="table" w:styleId="ac">
    <w:name w:val="Table Grid"/>
    <w:basedOn w:val="a1"/>
    <w:uiPriority w:val="59"/>
    <w:rsid w:val="001136F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laceholder Text"/>
    <w:basedOn w:val="a0"/>
    <w:uiPriority w:val="99"/>
    <w:semiHidden/>
    <w:rsid w:val="00363EB8"/>
    <w:rPr>
      <w:color w:val="808080"/>
    </w:rPr>
  </w:style>
  <w:style w:type="paragraph" w:styleId="ae">
    <w:name w:val="annotation subject"/>
    <w:basedOn w:val="aa"/>
    <w:next w:val="aa"/>
    <w:link w:val="af"/>
    <w:uiPriority w:val="99"/>
    <w:semiHidden/>
    <w:unhideWhenUsed/>
    <w:rsid w:val="004110F1"/>
    <w:pPr>
      <w:spacing w:line="240" w:lineRule="auto"/>
    </w:pPr>
    <w:rPr>
      <w:b/>
      <w:bCs/>
      <w:sz w:val="20"/>
    </w:rPr>
  </w:style>
  <w:style w:type="character" w:customStyle="1" w:styleId="af">
    <w:name w:val="批注主题字符"/>
    <w:basedOn w:val="ab"/>
    <w:link w:val="ae"/>
    <w:uiPriority w:val="99"/>
    <w:semiHidden/>
    <w:rsid w:val="004110F1"/>
    <w:rPr>
      <w:rFonts w:eastAsia="simsun"/>
      <w:b/>
      <w:bCs/>
      <w:sz w:val="20"/>
    </w:rPr>
  </w:style>
  <w:style w:type="paragraph" w:styleId="af0">
    <w:name w:val="Revision"/>
    <w:hidden/>
    <w:uiPriority w:val="99"/>
    <w:semiHidden/>
    <w:rsid w:val="00940E50"/>
    <w:pPr>
      <w:spacing w:line="240" w:lineRule="auto"/>
    </w:pPr>
  </w:style>
  <w:style w:type="paragraph" w:styleId="af1">
    <w:name w:val="header"/>
    <w:basedOn w:val="a"/>
    <w:link w:val="af2"/>
    <w:uiPriority w:val="99"/>
    <w:unhideWhenUsed/>
    <w:rsid w:val="00855135"/>
    <w:pPr>
      <w:tabs>
        <w:tab w:val="center" w:pos="4320"/>
        <w:tab w:val="right" w:pos="8640"/>
      </w:tabs>
      <w:spacing w:line="240" w:lineRule="auto"/>
    </w:pPr>
  </w:style>
  <w:style w:type="character" w:customStyle="1" w:styleId="af2">
    <w:name w:val="页眉字符"/>
    <w:basedOn w:val="a0"/>
    <w:link w:val="af1"/>
    <w:uiPriority w:val="99"/>
    <w:rsid w:val="00855135"/>
  </w:style>
  <w:style w:type="paragraph" w:styleId="af3">
    <w:name w:val="footer"/>
    <w:basedOn w:val="a"/>
    <w:link w:val="af4"/>
    <w:uiPriority w:val="99"/>
    <w:unhideWhenUsed/>
    <w:rsid w:val="00855135"/>
    <w:pPr>
      <w:tabs>
        <w:tab w:val="center" w:pos="4320"/>
        <w:tab w:val="right" w:pos="8640"/>
      </w:tabs>
      <w:spacing w:line="240" w:lineRule="auto"/>
    </w:pPr>
  </w:style>
  <w:style w:type="character" w:customStyle="1" w:styleId="af4">
    <w:name w:val="页脚字符"/>
    <w:basedOn w:val="a0"/>
    <w:link w:val="af3"/>
    <w:uiPriority w:val="99"/>
    <w:rsid w:val="00855135"/>
  </w:style>
  <w:style w:type="character" w:styleId="af5">
    <w:name w:val="page number"/>
    <w:basedOn w:val="a0"/>
    <w:uiPriority w:val="99"/>
    <w:semiHidden/>
    <w:unhideWhenUsed/>
    <w:rsid w:val="00855135"/>
  </w:style>
  <w:style w:type="paragraph" w:styleId="TOC">
    <w:name w:val="TOC Heading"/>
    <w:basedOn w:val="1"/>
    <w:next w:val="a"/>
    <w:uiPriority w:val="39"/>
    <w:unhideWhenUsed/>
    <w:qFormat/>
    <w:rsid w:val="009703B5"/>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unhideWhenUsed/>
    <w:rsid w:val="009703B5"/>
    <w:pPr>
      <w:spacing w:before="120"/>
    </w:pPr>
    <w:rPr>
      <w:rFonts w:asciiTheme="minorHAnsi" w:hAnsiTheme="minorHAnsi"/>
      <w:b/>
      <w:sz w:val="24"/>
      <w:szCs w:val="24"/>
    </w:rPr>
  </w:style>
  <w:style w:type="paragraph" w:styleId="21">
    <w:name w:val="toc 2"/>
    <w:basedOn w:val="a"/>
    <w:next w:val="a"/>
    <w:autoRedefine/>
    <w:uiPriority w:val="39"/>
    <w:unhideWhenUsed/>
    <w:rsid w:val="009703B5"/>
    <w:pPr>
      <w:ind w:left="220"/>
    </w:pPr>
    <w:rPr>
      <w:rFonts w:asciiTheme="minorHAnsi" w:hAnsiTheme="minorHAnsi"/>
      <w:b/>
      <w:szCs w:val="22"/>
    </w:rPr>
  </w:style>
  <w:style w:type="paragraph" w:styleId="30">
    <w:name w:val="toc 3"/>
    <w:basedOn w:val="a"/>
    <w:next w:val="a"/>
    <w:autoRedefine/>
    <w:uiPriority w:val="39"/>
    <w:unhideWhenUsed/>
    <w:rsid w:val="009703B5"/>
    <w:pPr>
      <w:ind w:left="440"/>
    </w:pPr>
    <w:rPr>
      <w:rFonts w:asciiTheme="minorHAnsi" w:hAnsiTheme="minorHAnsi"/>
      <w:szCs w:val="22"/>
    </w:rPr>
  </w:style>
  <w:style w:type="paragraph" w:styleId="40">
    <w:name w:val="toc 4"/>
    <w:basedOn w:val="a"/>
    <w:next w:val="a"/>
    <w:autoRedefine/>
    <w:uiPriority w:val="39"/>
    <w:semiHidden/>
    <w:unhideWhenUsed/>
    <w:rsid w:val="009703B5"/>
    <w:pPr>
      <w:ind w:left="660"/>
    </w:pPr>
    <w:rPr>
      <w:rFonts w:asciiTheme="minorHAnsi" w:hAnsiTheme="minorHAnsi"/>
      <w:sz w:val="20"/>
    </w:rPr>
  </w:style>
  <w:style w:type="paragraph" w:styleId="50">
    <w:name w:val="toc 5"/>
    <w:basedOn w:val="a"/>
    <w:next w:val="a"/>
    <w:autoRedefine/>
    <w:uiPriority w:val="39"/>
    <w:semiHidden/>
    <w:unhideWhenUsed/>
    <w:rsid w:val="009703B5"/>
    <w:pPr>
      <w:ind w:left="880"/>
    </w:pPr>
    <w:rPr>
      <w:rFonts w:asciiTheme="minorHAnsi" w:hAnsiTheme="minorHAnsi"/>
      <w:sz w:val="20"/>
    </w:rPr>
  </w:style>
  <w:style w:type="paragraph" w:styleId="60">
    <w:name w:val="toc 6"/>
    <w:basedOn w:val="a"/>
    <w:next w:val="a"/>
    <w:autoRedefine/>
    <w:uiPriority w:val="39"/>
    <w:semiHidden/>
    <w:unhideWhenUsed/>
    <w:rsid w:val="009703B5"/>
    <w:pPr>
      <w:ind w:left="1100"/>
    </w:pPr>
    <w:rPr>
      <w:rFonts w:asciiTheme="minorHAnsi" w:hAnsiTheme="minorHAnsi"/>
      <w:sz w:val="20"/>
    </w:rPr>
  </w:style>
  <w:style w:type="paragraph" w:styleId="7">
    <w:name w:val="toc 7"/>
    <w:basedOn w:val="a"/>
    <w:next w:val="a"/>
    <w:autoRedefine/>
    <w:uiPriority w:val="39"/>
    <w:semiHidden/>
    <w:unhideWhenUsed/>
    <w:rsid w:val="009703B5"/>
    <w:pPr>
      <w:ind w:left="1320"/>
    </w:pPr>
    <w:rPr>
      <w:rFonts w:asciiTheme="minorHAnsi" w:hAnsiTheme="minorHAnsi"/>
      <w:sz w:val="20"/>
    </w:rPr>
  </w:style>
  <w:style w:type="paragraph" w:styleId="8">
    <w:name w:val="toc 8"/>
    <w:basedOn w:val="a"/>
    <w:next w:val="a"/>
    <w:autoRedefine/>
    <w:uiPriority w:val="39"/>
    <w:semiHidden/>
    <w:unhideWhenUsed/>
    <w:rsid w:val="009703B5"/>
    <w:pPr>
      <w:ind w:left="1540"/>
    </w:pPr>
    <w:rPr>
      <w:rFonts w:asciiTheme="minorHAnsi" w:hAnsiTheme="minorHAnsi"/>
      <w:sz w:val="20"/>
    </w:rPr>
  </w:style>
  <w:style w:type="paragraph" w:styleId="9">
    <w:name w:val="toc 9"/>
    <w:basedOn w:val="a"/>
    <w:next w:val="a"/>
    <w:autoRedefine/>
    <w:uiPriority w:val="39"/>
    <w:semiHidden/>
    <w:unhideWhenUsed/>
    <w:rsid w:val="009703B5"/>
    <w:pPr>
      <w:ind w:left="1760"/>
    </w:pPr>
    <w:rPr>
      <w:rFonts w:asciiTheme="minorHAnsi" w:hAnsiTheme="minorHAnsi"/>
      <w:sz w:val="20"/>
    </w:rPr>
  </w:style>
  <w:style w:type="paragraph" w:styleId="af6">
    <w:name w:val="Document Map"/>
    <w:basedOn w:val="a"/>
    <w:link w:val="af7"/>
    <w:uiPriority w:val="99"/>
    <w:semiHidden/>
    <w:unhideWhenUsed/>
    <w:rsid w:val="00217EC3"/>
    <w:pPr>
      <w:spacing w:line="240" w:lineRule="auto"/>
    </w:pPr>
    <w:rPr>
      <w:rFonts w:ascii="Lucida Grande" w:hAnsi="Lucida Grande" w:cs="Lucida Grande"/>
      <w:sz w:val="24"/>
      <w:szCs w:val="24"/>
    </w:rPr>
  </w:style>
  <w:style w:type="character" w:customStyle="1" w:styleId="af7">
    <w:name w:val="文档结构图 字符"/>
    <w:basedOn w:val="a0"/>
    <w:link w:val="af6"/>
    <w:uiPriority w:val="99"/>
    <w:semiHidden/>
    <w:rsid w:val="00217EC3"/>
    <w:rPr>
      <w:rFonts w:ascii="Lucida Grande" w:hAnsi="Lucida Grande" w:cs="Lucida Grande"/>
      <w:sz w:val="24"/>
      <w:szCs w:val="24"/>
    </w:rPr>
  </w:style>
  <w:style w:type="character" w:styleId="af8">
    <w:name w:val="footnote reference"/>
    <w:basedOn w:val="a0"/>
    <w:uiPriority w:val="99"/>
    <w:unhideWhenUsed/>
    <w:rsid w:val="005856A8"/>
    <w:rPr>
      <w:vertAlign w:val="superscript"/>
    </w:rPr>
  </w:style>
  <w:style w:type="paragraph" w:styleId="af9">
    <w:name w:val="Normal (Web)"/>
    <w:basedOn w:val="a"/>
    <w:uiPriority w:val="99"/>
    <w:unhideWhenUsed/>
    <w:rsid w:val="0044484B"/>
    <w:pPr>
      <w:spacing w:before="100" w:beforeAutospacing="1" w:after="100" w:afterAutospacing="1" w:line="240" w:lineRule="auto"/>
    </w:pPr>
    <w:rPr>
      <w:rFonts w:ascii="Times" w:hAnsi="Times" w:cs="Times New Roman"/>
      <w:color w:val="auto"/>
      <w:sz w:val="20"/>
    </w:rPr>
  </w:style>
  <w:style w:type="character" w:styleId="FollowedHyperlink">
    <w:name w:val="FollowedHyperlink"/>
    <w:basedOn w:val="a0"/>
    <w:uiPriority w:val="99"/>
    <w:semiHidden/>
    <w:unhideWhenUsed/>
    <w:rsid w:val="0044484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6CFD"/>
  </w:style>
  <w:style w:type="paragraph" w:styleId="1">
    <w:name w:val="heading 1"/>
    <w:basedOn w:val="10"/>
    <w:next w:val="10"/>
    <w:pPr>
      <w:keepNext/>
      <w:keepLines/>
      <w:spacing w:before="200"/>
      <w:contextualSpacing/>
      <w:outlineLvl w:val="0"/>
    </w:pPr>
    <w:rPr>
      <w:rFonts w:ascii="Trebuchet MS" w:eastAsia="Trebuchet MS" w:hAnsi="Trebuchet MS" w:cs="Trebuchet MS"/>
      <w:sz w:val="32"/>
    </w:rPr>
  </w:style>
  <w:style w:type="paragraph" w:styleId="2">
    <w:name w:val="heading 2"/>
    <w:basedOn w:val="10"/>
    <w:next w:val="10"/>
    <w:pPr>
      <w:keepNext/>
      <w:keepLines/>
      <w:spacing w:before="200"/>
      <w:contextualSpacing/>
      <w:outlineLvl w:val="1"/>
    </w:pPr>
    <w:rPr>
      <w:rFonts w:ascii="Trebuchet MS" w:eastAsia="Trebuchet MS" w:hAnsi="Trebuchet MS" w:cs="Trebuchet MS"/>
      <w:b/>
      <w:sz w:val="26"/>
    </w:rPr>
  </w:style>
  <w:style w:type="paragraph" w:styleId="3">
    <w:name w:val="heading 3"/>
    <w:basedOn w:val="10"/>
    <w:next w:val="10"/>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10"/>
    <w:next w:val="10"/>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10"/>
    <w:next w:val="10"/>
    <w:pPr>
      <w:keepNext/>
      <w:keepLines/>
      <w:spacing w:before="160"/>
      <w:contextualSpacing/>
      <w:outlineLvl w:val="4"/>
    </w:pPr>
    <w:rPr>
      <w:rFonts w:ascii="Trebuchet MS" w:eastAsia="Trebuchet MS" w:hAnsi="Trebuchet MS" w:cs="Trebuchet MS"/>
      <w:color w:val="666666"/>
    </w:rPr>
  </w:style>
  <w:style w:type="paragraph" w:styleId="6">
    <w:name w:val="heading 6"/>
    <w:basedOn w:val="10"/>
    <w:next w:val="10"/>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paragraph" w:styleId="a3">
    <w:name w:val="Title"/>
    <w:basedOn w:val="10"/>
    <w:next w:val="10"/>
    <w:pPr>
      <w:keepNext/>
      <w:keepLines/>
      <w:contextualSpacing/>
    </w:pPr>
    <w:rPr>
      <w:rFonts w:ascii="Trebuchet MS" w:eastAsia="Trebuchet MS" w:hAnsi="Trebuchet MS" w:cs="Trebuchet MS"/>
      <w:sz w:val="42"/>
    </w:rPr>
  </w:style>
  <w:style w:type="paragraph" w:styleId="a4">
    <w:name w:val="Subtitle"/>
    <w:basedOn w:val="10"/>
    <w:next w:val="10"/>
    <w:pPr>
      <w:keepNext/>
      <w:keepLines/>
      <w:spacing w:after="200"/>
      <w:contextualSpacing/>
    </w:pPr>
    <w:rPr>
      <w:rFonts w:ascii="Trebuchet MS" w:eastAsia="Trebuchet MS" w:hAnsi="Trebuchet MS" w:cs="Trebuchet MS"/>
      <w:i/>
      <w:color w:val="666666"/>
      <w:sz w:val="26"/>
    </w:rPr>
  </w:style>
  <w:style w:type="table" w:customStyle="1" w:styleId="a5">
    <w:basedOn w:val="a1"/>
    <w:tblPr>
      <w:tblStyleRowBandSize w:val="1"/>
      <w:tblStyleColBandSize w:val="1"/>
      <w:tblInd w:w="0" w:type="dxa"/>
      <w:tblCellMar>
        <w:top w:w="0" w:type="dxa"/>
        <w:left w:w="108" w:type="dxa"/>
        <w:bottom w:w="0" w:type="dxa"/>
        <w:right w:w="108" w:type="dxa"/>
      </w:tblCellMar>
    </w:tblPr>
  </w:style>
  <w:style w:type="paragraph" w:styleId="a6">
    <w:name w:val="Balloon Text"/>
    <w:basedOn w:val="a"/>
    <w:link w:val="a7"/>
    <w:uiPriority w:val="99"/>
    <w:semiHidden/>
    <w:unhideWhenUsed/>
    <w:rsid w:val="00F8296C"/>
    <w:pPr>
      <w:spacing w:line="240" w:lineRule="auto"/>
    </w:pPr>
    <w:rPr>
      <w:rFonts w:ascii="Lucida Grande" w:hAnsi="Lucida Grande" w:cs="Lucida Grande"/>
      <w:sz w:val="18"/>
      <w:szCs w:val="18"/>
    </w:rPr>
  </w:style>
  <w:style w:type="character" w:customStyle="1" w:styleId="a7">
    <w:name w:val="批注框文本字符"/>
    <w:basedOn w:val="a0"/>
    <w:link w:val="a6"/>
    <w:uiPriority w:val="99"/>
    <w:semiHidden/>
    <w:rsid w:val="00F8296C"/>
    <w:rPr>
      <w:rFonts w:ascii="Lucida Grande" w:hAnsi="Lucida Grande" w:cs="Lucida Grande"/>
      <w:sz w:val="18"/>
      <w:szCs w:val="18"/>
    </w:rPr>
  </w:style>
  <w:style w:type="character" w:styleId="a8">
    <w:name w:val="Hyperlink"/>
    <w:basedOn w:val="a0"/>
    <w:uiPriority w:val="99"/>
    <w:unhideWhenUsed/>
    <w:rsid w:val="00F8407E"/>
    <w:rPr>
      <w:color w:val="0000FF"/>
      <w:u w:val="single"/>
    </w:rPr>
  </w:style>
  <w:style w:type="paragraph" w:customStyle="1" w:styleId="20">
    <w:name w:val="正文2"/>
    <w:rsid w:val="001136F4"/>
  </w:style>
  <w:style w:type="character" w:styleId="a9">
    <w:name w:val="annotation reference"/>
    <w:basedOn w:val="a0"/>
    <w:uiPriority w:val="99"/>
    <w:semiHidden/>
    <w:unhideWhenUsed/>
    <w:rsid w:val="001136F4"/>
    <w:rPr>
      <w:sz w:val="21"/>
      <w:szCs w:val="21"/>
    </w:rPr>
  </w:style>
  <w:style w:type="paragraph" w:styleId="aa">
    <w:name w:val="annotation text"/>
    <w:basedOn w:val="a"/>
    <w:link w:val="ab"/>
    <w:uiPriority w:val="99"/>
    <w:semiHidden/>
    <w:unhideWhenUsed/>
    <w:rsid w:val="001136F4"/>
  </w:style>
  <w:style w:type="character" w:customStyle="1" w:styleId="ab">
    <w:name w:val="注释文本字符"/>
    <w:basedOn w:val="a0"/>
    <w:link w:val="aa"/>
    <w:uiPriority w:val="99"/>
    <w:semiHidden/>
    <w:rsid w:val="001136F4"/>
    <w:rPr>
      <w:rFonts w:eastAsia="simsun"/>
    </w:rPr>
  </w:style>
  <w:style w:type="table" w:styleId="ac">
    <w:name w:val="Table Grid"/>
    <w:basedOn w:val="a1"/>
    <w:uiPriority w:val="59"/>
    <w:rsid w:val="001136F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laceholder Text"/>
    <w:basedOn w:val="a0"/>
    <w:uiPriority w:val="99"/>
    <w:semiHidden/>
    <w:rsid w:val="00363EB8"/>
    <w:rPr>
      <w:color w:val="808080"/>
    </w:rPr>
  </w:style>
  <w:style w:type="paragraph" w:styleId="ae">
    <w:name w:val="annotation subject"/>
    <w:basedOn w:val="aa"/>
    <w:next w:val="aa"/>
    <w:link w:val="af"/>
    <w:uiPriority w:val="99"/>
    <w:semiHidden/>
    <w:unhideWhenUsed/>
    <w:rsid w:val="004110F1"/>
    <w:pPr>
      <w:spacing w:line="240" w:lineRule="auto"/>
    </w:pPr>
    <w:rPr>
      <w:b/>
      <w:bCs/>
      <w:sz w:val="20"/>
    </w:rPr>
  </w:style>
  <w:style w:type="character" w:customStyle="1" w:styleId="af">
    <w:name w:val="批注主题字符"/>
    <w:basedOn w:val="ab"/>
    <w:link w:val="ae"/>
    <w:uiPriority w:val="99"/>
    <w:semiHidden/>
    <w:rsid w:val="004110F1"/>
    <w:rPr>
      <w:rFonts w:eastAsia="simsun"/>
      <w:b/>
      <w:bCs/>
      <w:sz w:val="20"/>
    </w:rPr>
  </w:style>
  <w:style w:type="paragraph" w:styleId="af0">
    <w:name w:val="Revision"/>
    <w:hidden/>
    <w:uiPriority w:val="99"/>
    <w:semiHidden/>
    <w:rsid w:val="00940E50"/>
    <w:pPr>
      <w:spacing w:line="240" w:lineRule="auto"/>
    </w:pPr>
  </w:style>
  <w:style w:type="paragraph" w:styleId="af1">
    <w:name w:val="header"/>
    <w:basedOn w:val="a"/>
    <w:link w:val="af2"/>
    <w:uiPriority w:val="99"/>
    <w:unhideWhenUsed/>
    <w:rsid w:val="00855135"/>
    <w:pPr>
      <w:tabs>
        <w:tab w:val="center" w:pos="4320"/>
        <w:tab w:val="right" w:pos="8640"/>
      </w:tabs>
      <w:spacing w:line="240" w:lineRule="auto"/>
    </w:pPr>
  </w:style>
  <w:style w:type="character" w:customStyle="1" w:styleId="af2">
    <w:name w:val="页眉字符"/>
    <w:basedOn w:val="a0"/>
    <w:link w:val="af1"/>
    <w:uiPriority w:val="99"/>
    <w:rsid w:val="00855135"/>
  </w:style>
  <w:style w:type="paragraph" w:styleId="af3">
    <w:name w:val="footer"/>
    <w:basedOn w:val="a"/>
    <w:link w:val="af4"/>
    <w:uiPriority w:val="99"/>
    <w:unhideWhenUsed/>
    <w:rsid w:val="00855135"/>
    <w:pPr>
      <w:tabs>
        <w:tab w:val="center" w:pos="4320"/>
        <w:tab w:val="right" w:pos="8640"/>
      </w:tabs>
      <w:spacing w:line="240" w:lineRule="auto"/>
    </w:pPr>
  </w:style>
  <w:style w:type="character" w:customStyle="1" w:styleId="af4">
    <w:name w:val="页脚字符"/>
    <w:basedOn w:val="a0"/>
    <w:link w:val="af3"/>
    <w:uiPriority w:val="99"/>
    <w:rsid w:val="00855135"/>
  </w:style>
  <w:style w:type="character" w:styleId="af5">
    <w:name w:val="page number"/>
    <w:basedOn w:val="a0"/>
    <w:uiPriority w:val="99"/>
    <w:semiHidden/>
    <w:unhideWhenUsed/>
    <w:rsid w:val="00855135"/>
  </w:style>
  <w:style w:type="paragraph" w:styleId="TOC">
    <w:name w:val="TOC Heading"/>
    <w:basedOn w:val="1"/>
    <w:next w:val="a"/>
    <w:uiPriority w:val="39"/>
    <w:unhideWhenUsed/>
    <w:qFormat/>
    <w:rsid w:val="009703B5"/>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unhideWhenUsed/>
    <w:rsid w:val="009703B5"/>
    <w:pPr>
      <w:spacing w:before="120"/>
    </w:pPr>
    <w:rPr>
      <w:rFonts w:asciiTheme="minorHAnsi" w:hAnsiTheme="minorHAnsi"/>
      <w:b/>
      <w:sz w:val="24"/>
      <w:szCs w:val="24"/>
    </w:rPr>
  </w:style>
  <w:style w:type="paragraph" w:styleId="21">
    <w:name w:val="toc 2"/>
    <w:basedOn w:val="a"/>
    <w:next w:val="a"/>
    <w:autoRedefine/>
    <w:uiPriority w:val="39"/>
    <w:unhideWhenUsed/>
    <w:rsid w:val="009703B5"/>
    <w:pPr>
      <w:ind w:left="220"/>
    </w:pPr>
    <w:rPr>
      <w:rFonts w:asciiTheme="minorHAnsi" w:hAnsiTheme="minorHAnsi"/>
      <w:b/>
      <w:szCs w:val="22"/>
    </w:rPr>
  </w:style>
  <w:style w:type="paragraph" w:styleId="30">
    <w:name w:val="toc 3"/>
    <w:basedOn w:val="a"/>
    <w:next w:val="a"/>
    <w:autoRedefine/>
    <w:uiPriority w:val="39"/>
    <w:unhideWhenUsed/>
    <w:rsid w:val="009703B5"/>
    <w:pPr>
      <w:ind w:left="440"/>
    </w:pPr>
    <w:rPr>
      <w:rFonts w:asciiTheme="minorHAnsi" w:hAnsiTheme="minorHAnsi"/>
      <w:szCs w:val="22"/>
    </w:rPr>
  </w:style>
  <w:style w:type="paragraph" w:styleId="40">
    <w:name w:val="toc 4"/>
    <w:basedOn w:val="a"/>
    <w:next w:val="a"/>
    <w:autoRedefine/>
    <w:uiPriority w:val="39"/>
    <w:semiHidden/>
    <w:unhideWhenUsed/>
    <w:rsid w:val="009703B5"/>
    <w:pPr>
      <w:ind w:left="660"/>
    </w:pPr>
    <w:rPr>
      <w:rFonts w:asciiTheme="minorHAnsi" w:hAnsiTheme="minorHAnsi"/>
      <w:sz w:val="20"/>
    </w:rPr>
  </w:style>
  <w:style w:type="paragraph" w:styleId="50">
    <w:name w:val="toc 5"/>
    <w:basedOn w:val="a"/>
    <w:next w:val="a"/>
    <w:autoRedefine/>
    <w:uiPriority w:val="39"/>
    <w:semiHidden/>
    <w:unhideWhenUsed/>
    <w:rsid w:val="009703B5"/>
    <w:pPr>
      <w:ind w:left="880"/>
    </w:pPr>
    <w:rPr>
      <w:rFonts w:asciiTheme="minorHAnsi" w:hAnsiTheme="minorHAnsi"/>
      <w:sz w:val="20"/>
    </w:rPr>
  </w:style>
  <w:style w:type="paragraph" w:styleId="60">
    <w:name w:val="toc 6"/>
    <w:basedOn w:val="a"/>
    <w:next w:val="a"/>
    <w:autoRedefine/>
    <w:uiPriority w:val="39"/>
    <w:semiHidden/>
    <w:unhideWhenUsed/>
    <w:rsid w:val="009703B5"/>
    <w:pPr>
      <w:ind w:left="1100"/>
    </w:pPr>
    <w:rPr>
      <w:rFonts w:asciiTheme="minorHAnsi" w:hAnsiTheme="minorHAnsi"/>
      <w:sz w:val="20"/>
    </w:rPr>
  </w:style>
  <w:style w:type="paragraph" w:styleId="7">
    <w:name w:val="toc 7"/>
    <w:basedOn w:val="a"/>
    <w:next w:val="a"/>
    <w:autoRedefine/>
    <w:uiPriority w:val="39"/>
    <w:semiHidden/>
    <w:unhideWhenUsed/>
    <w:rsid w:val="009703B5"/>
    <w:pPr>
      <w:ind w:left="1320"/>
    </w:pPr>
    <w:rPr>
      <w:rFonts w:asciiTheme="minorHAnsi" w:hAnsiTheme="minorHAnsi"/>
      <w:sz w:val="20"/>
    </w:rPr>
  </w:style>
  <w:style w:type="paragraph" w:styleId="8">
    <w:name w:val="toc 8"/>
    <w:basedOn w:val="a"/>
    <w:next w:val="a"/>
    <w:autoRedefine/>
    <w:uiPriority w:val="39"/>
    <w:semiHidden/>
    <w:unhideWhenUsed/>
    <w:rsid w:val="009703B5"/>
    <w:pPr>
      <w:ind w:left="1540"/>
    </w:pPr>
    <w:rPr>
      <w:rFonts w:asciiTheme="minorHAnsi" w:hAnsiTheme="minorHAnsi"/>
      <w:sz w:val="20"/>
    </w:rPr>
  </w:style>
  <w:style w:type="paragraph" w:styleId="9">
    <w:name w:val="toc 9"/>
    <w:basedOn w:val="a"/>
    <w:next w:val="a"/>
    <w:autoRedefine/>
    <w:uiPriority w:val="39"/>
    <w:semiHidden/>
    <w:unhideWhenUsed/>
    <w:rsid w:val="009703B5"/>
    <w:pPr>
      <w:ind w:left="1760"/>
    </w:pPr>
    <w:rPr>
      <w:rFonts w:asciiTheme="minorHAnsi" w:hAnsiTheme="minorHAnsi"/>
      <w:sz w:val="20"/>
    </w:rPr>
  </w:style>
  <w:style w:type="paragraph" w:styleId="af6">
    <w:name w:val="Document Map"/>
    <w:basedOn w:val="a"/>
    <w:link w:val="af7"/>
    <w:uiPriority w:val="99"/>
    <w:semiHidden/>
    <w:unhideWhenUsed/>
    <w:rsid w:val="00217EC3"/>
    <w:pPr>
      <w:spacing w:line="240" w:lineRule="auto"/>
    </w:pPr>
    <w:rPr>
      <w:rFonts w:ascii="Lucida Grande" w:hAnsi="Lucida Grande" w:cs="Lucida Grande"/>
      <w:sz w:val="24"/>
      <w:szCs w:val="24"/>
    </w:rPr>
  </w:style>
  <w:style w:type="character" w:customStyle="1" w:styleId="af7">
    <w:name w:val="文档结构图 字符"/>
    <w:basedOn w:val="a0"/>
    <w:link w:val="af6"/>
    <w:uiPriority w:val="99"/>
    <w:semiHidden/>
    <w:rsid w:val="00217EC3"/>
    <w:rPr>
      <w:rFonts w:ascii="Lucida Grande" w:hAnsi="Lucida Grande" w:cs="Lucida Grande"/>
      <w:sz w:val="24"/>
      <w:szCs w:val="24"/>
    </w:rPr>
  </w:style>
  <w:style w:type="character" w:styleId="af8">
    <w:name w:val="footnote reference"/>
    <w:basedOn w:val="a0"/>
    <w:uiPriority w:val="99"/>
    <w:unhideWhenUsed/>
    <w:rsid w:val="005856A8"/>
    <w:rPr>
      <w:vertAlign w:val="superscript"/>
    </w:rPr>
  </w:style>
  <w:style w:type="paragraph" w:styleId="af9">
    <w:name w:val="Normal (Web)"/>
    <w:basedOn w:val="a"/>
    <w:uiPriority w:val="99"/>
    <w:unhideWhenUsed/>
    <w:rsid w:val="0044484B"/>
    <w:pPr>
      <w:spacing w:before="100" w:beforeAutospacing="1" w:after="100" w:afterAutospacing="1" w:line="240" w:lineRule="auto"/>
    </w:pPr>
    <w:rPr>
      <w:rFonts w:ascii="Times" w:hAnsi="Times" w:cs="Times New Roman"/>
      <w:color w:val="auto"/>
      <w:sz w:val="20"/>
    </w:rPr>
  </w:style>
  <w:style w:type="character" w:styleId="FollowedHyperlink">
    <w:name w:val="FollowedHyperlink"/>
    <w:basedOn w:val="a0"/>
    <w:uiPriority w:val="99"/>
    <w:semiHidden/>
    <w:unhideWhenUsed/>
    <w:rsid w:val="004448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966307">
      <w:bodyDiv w:val="1"/>
      <w:marLeft w:val="0"/>
      <w:marRight w:val="0"/>
      <w:marTop w:val="0"/>
      <w:marBottom w:val="0"/>
      <w:divBdr>
        <w:top w:val="none" w:sz="0" w:space="0" w:color="auto"/>
        <w:left w:val="none" w:sz="0" w:space="0" w:color="auto"/>
        <w:bottom w:val="none" w:sz="0" w:space="0" w:color="auto"/>
        <w:right w:val="none" w:sz="0" w:space="0" w:color="auto"/>
      </w:divBdr>
    </w:div>
    <w:div w:id="1842351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emf"/><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www.kaggle.com/c/walmart-recruiting-store-sales-forecastin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18.png"/><Relationship Id="rId34" Type="http://schemas.openxmlformats.org/officeDocument/2006/relationships/image" Target="media/image19.emf"/><Relationship Id="rId35" Type="http://schemas.openxmlformats.org/officeDocument/2006/relationships/image" Target="media/image20.jpg"/><Relationship Id="rId36" Type="http://schemas.openxmlformats.org/officeDocument/2006/relationships/image" Target="media/image21.png"/><Relationship Id="rId10" Type="http://schemas.openxmlformats.org/officeDocument/2006/relationships/image" Target="media/image2.emf"/><Relationship Id="rId11" Type="http://schemas.openxmlformats.org/officeDocument/2006/relationships/oleObject" Target="embeddings/oleObject1.bin"/><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yperlink" Target="https://www.kaggle.com/c/walmart-recruiting-store-sales-forecasting" TargetMode="External"/><Relationship Id="rId17" Type="http://schemas.openxmlformats.org/officeDocument/2006/relationships/chart" Target="charts/chart1.xml"/><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footer" Target="footer5.xml"/><Relationship Id="rId38" Type="http://schemas.openxmlformats.org/officeDocument/2006/relationships/footer" Target="footer6.xml"/><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Kimberly:Desktop:ADSproject:featureswithoutmissingval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CPI</a:t>
            </a:r>
            <a:r>
              <a:rPr lang="zh-CN"/>
              <a:t>  </a:t>
            </a:r>
            <a:r>
              <a:rPr lang="en-US"/>
              <a:t>Trend</a:t>
            </a:r>
          </a:p>
        </c:rich>
      </c:tx>
      <c:layout/>
      <c:overlay val="0"/>
    </c:title>
    <c:autoTitleDeleted val="0"/>
    <c:plotArea>
      <c:layout/>
      <c:lineChart>
        <c:grouping val="standard"/>
        <c:varyColors val="0"/>
        <c:ser>
          <c:idx val="0"/>
          <c:order val="0"/>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CPI!$B$2:$B$170</c:f>
              <c:numCache>
                <c:formatCode>General</c:formatCode>
                <c:ptCount val="169"/>
                <c:pt idx="0">
                  <c:v>211.0963582</c:v>
                </c:pt>
                <c:pt idx="1">
                  <c:v>211.2421698</c:v>
                </c:pt>
                <c:pt idx="2">
                  <c:v>211.2891429</c:v>
                </c:pt>
                <c:pt idx="3">
                  <c:v>211.3196429</c:v>
                </c:pt>
                <c:pt idx="4">
                  <c:v>211.3501429</c:v>
                </c:pt>
                <c:pt idx="5">
                  <c:v>211.3806429</c:v>
                </c:pt>
                <c:pt idx="6">
                  <c:v>211.215635</c:v>
                </c:pt>
                <c:pt idx="7">
                  <c:v>211.0180424</c:v>
                </c:pt>
                <c:pt idx="8">
                  <c:v>210.8204499</c:v>
                </c:pt>
                <c:pt idx="9">
                  <c:v>210.6228574</c:v>
                </c:pt>
                <c:pt idx="10">
                  <c:v>210.4887</c:v>
                </c:pt>
                <c:pt idx="11">
                  <c:v>210.4391228</c:v>
                </c:pt>
                <c:pt idx="12">
                  <c:v>210.3895456</c:v>
                </c:pt>
                <c:pt idx="13">
                  <c:v>210.3399684</c:v>
                </c:pt>
                <c:pt idx="14">
                  <c:v>210.3374261</c:v>
                </c:pt>
                <c:pt idx="15">
                  <c:v>210.6170934</c:v>
                </c:pt>
                <c:pt idx="16">
                  <c:v>210.8967606</c:v>
                </c:pt>
                <c:pt idx="17">
                  <c:v>211.1764278</c:v>
                </c:pt>
                <c:pt idx="18">
                  <c:v>211.4560951</c:v>
                </c:pt>
                <c:pt idx="19">
                  <c:v>211.4537719</c:v>
                </c:pt>
                <c:pt idx="20">
                  <c:v>211.3386526</c:v>
                </c:pt>
                <c:pt idx="21">
                  <c:v>211.2235333</c:v>
                </c:pt>
                <c:pt idx="22">
                  <c:v>211.108414</c:v>
                </c:pt>
                <c:pt idx="23">
                  <c:v>211.1003854</c:v>
                </c:pt>
                <c:pt idx="24">
                  <c:v>211.2351443</c:v>
                </c:pt>
                <c:pt idx="25">
                  <c:v>211.3699032</c:v>
                </c:pt>
                <c:pt idx="26">
                  <c:v>211.5046621</c:v>
                </c:pt>
                <c:pt idx="27">
                  <c:v>211.6394211</c:v>
                </c:pt>
                <c:pt idx="28">
                  <c:v>211.6033633</c:v>
                </c:pt>
                <c:pt idx="29">
                  <c:v>211.5673056</c:v>
                </c:pt>
                <c:pt idx="30">
                  <c:v>211.5312479</c:v>
                </c:pt>
                <c:pt idx="31">
                  <c:v>211.4951902</c:v>
                </c:pt>
                <c:pt idx="32">
                  <c:v>211.5224596</c:v>
                </c:pt>
                <c:pt idx="33">
                  <c:v>211.5972246</c:v>
                </c:pt>
                <c:pt idx="34">
                  <c:v>211.6719895</c:v>
                </c:pt>
                <c:pt idx="35">
                  <c:v>211.7467544</c:v>
                </c:pt>
                <c:pt idx="36">
                  <c:v>211.8137436</c:v>
                </c:pt>
                <c:pt idx="37">
                  <c:v>211.8612937</c:v>
                </c:pt>
                <c:pt idx="38">
                  <c:v>211.9088438</c:v>
                </c:pt>
                <c:pt idx="39">
                  <c:v>211.9563939</c:v>
                </c:pt>
                <c:pt idx="40">
                  <c:v>212.003944</c:v>
                </c:pt>
                <c:pt idx="41">
                  <c:v>211.8896737</c:v>
                </c:pt>
                <c:pt idx="42">
                  <c:v>211.7484333</c:v>
                </c:pt>
                <c:pt idx="43">
                  <c:v>211.607193</c:v>
                </c:pt>
                <c:pt idx="44">
                  <c:v>211.4659526</c:v>
                </c:pt>
                <c:pt idx="45">
                  <c:v>211.4053124</c:v>
                </c:pt>
                <c:pt idx="46">
                  <c:v>211.4051222</c:v>
                </c:pt>
                <c:pt idx="47">
                  <c:v>211.4049321</c:v>
                </c:pt>
                <c:pt idx="48">
                  <c:v>211.4047419</c:v>
                </c:pt>
                <c:pt idx="49">
                  <c:v>211.4574109</c:v>
                </c:pt>
                <c:pt idx="50">
                  <c:v>211.8272343</c:v>
                </c:pt>
                <c:pt idx="51">
                  <c:v>212.1970577</c:v>
                </c:pt>
                <c:pt idx="52">
                  <c:v>212.5668812</c:v>
                </c:pt>
                <c:pt idx="53">
                  <c:v>212.9367046</c:v>
                </c:pt>
                <c:pt idx="54">
                  <c:v>213.2478853</c:v>
                </c:pt>
                <c:pt idx="55">
                  <c:v>213.535609</c:v>
                </c:pt>
                <c:pt idx="56">
                  <c:v>213.8233327</c:v>
                </c:pt>
                <c:pt idx="57">
                  <c:v>214.1110564</c:v>
                </c:pt>
                <c:pt idx="58">
                  <c:v>214.3627114</c:v>
                </c:pt>
                <c:pt idx="59">
                  <c:v>214.5999389</c:v>
                </c:pt>
                <c:pt idx="60">
                  <c:v>214.8371664</c:v>
                </c:pt>
                <c:pt idx="61">
                  <c:v>215.0743939</c:v>
                </c:pt>
                <c:pt idx="62">
                  <c:v>215.2918561</c:v>
                </c:pt>
                <c:pt idx="63">
                  <c:v>215.4599053</c:v>
                </c:pt>
                <c:pt idx="64">
                  <c:v>215.6279544</c:v>
                </c:pt>
                <c:pt idx="65">
                  <c:v>215.7960035</c:v>
                </c:pt>
                <c:pt idx="66">
                  <c:v>215.9640526</c:v>
                </c:pt>
                <c:pt idx="67">
                  <c:v>215.7339202</c:v>
                </c:pt>
                <c:pt idx="68">
                  <c:v>215.5037878</c:v>
                </c:pt>
                <c:pt idx="69">
                  <c:v>215.2736552999987</c:v>
                </c:pt>
                <c:pt idx="70">
                  <c:v>215.0435229</c:v>
                </c:pt>
                <c:pt idx="71">
                  <c:v>214.9980596</c:v>
                </c:pt>
                <c:pt idx="72">
                  <c:v>215.0910982</c:v>
                </c:pt>
                <c:pt idx="73">
                  <c:v>215.1841368</c:v>
                </c:pt>
                <c:pt idx="74">
                  <c:v>215.2771754</c:v>
                </c:pt>
                <c:pt idx="75">
                  <c:v>215.3611087</c:v>
                </c:pt>
                <c:pt idx="76">
                  <c:v>215.4222784</c:v>
                </c:pt>
                <c:pt idx="77">
                  <c:v>215.4834482</c:v>
                </c:pt>
                <c:pt idx="78">
                  <c:v>215.544618</c:v>
                </c:pt>
                <c:pt idx="79">
                  <c:v>215.6057878</c:v>
                </c:pt>
                <c:pt idx="80">
                  <c:v>215.6693107</c:v>
                </c:pt>
                <c:pt idx="81">
                  <c:v>215.7332258</c:v>
                </c:pt>
                <c:pt idx="82">
                  <c:v>215.7971409</c:v>
                </c:pt>
                <c:pt idx="83">
                  <c:v>215.861056</c:v>
                </c:pt>
                <c:pt idx="84">
                  <c:v>216.0410526</c:v>
                </c:pt>
                <c:pt idx="85">
                  <c:v>216.3758246</c:v>
                </c:pt>
                <c:pt idx="86">
                  <c:v>216.7105965</c:v>
                </c:pt>
                <c:pt idx="87">
                  <c:v>217.0453684</c:v>
                </c:pt>
                <c:pt idx="88">
                  <c:v>217.3552733</c:v>
                </c:pt>
                <c:pt idx="89">
                  <c:v>217.5159762</c:v>
                </c:pt>
                <c:pt idx="90">
                  <c:v>217.6766791</c:v>
                </c:pt>
                <c:pt idx="91">
                  <c:v>217.837382</c:v>
                </c:pt>
                <c:pt idx="92">
                  <c:v>217.9980849</c:v>
                </c:pt>
                <c:pt idx="93">
                  <c:v>218.2205088</c:v>
                </c:pt>
                <c:pt idx="94">
                  <c:v>218.4676211</c:v>
                </c:pt>
                <c:pt idx="95">
                  <c:v>218.7147333</c:v>
                </c:pt>
                <c:pt idx="96">
                  <c:v>218.9618456</c:v>
                </c:pt>
                <c:pt idx="97">
                  <c:v>219.1794533</c:v>
                </c:pt>
                <c:pt idx="98">
                  <c:v>219.3577216</c:v>
                </c:pt>
                <c:pt idx="99">
                  <c:v>219.5359898</c:v>
                </c:pt>
                <c:pt idx="100">
                  <c:v>219.7142581</c:v>
                </c:pt>
                <c:pt idx="101">
                  <c:v>219.8925263</c:v>
                </c:pt>
                <c:pt idx="102">
                  <c:v>219.9856893</c:v>
                </c:pt>
                <c:pt idx="103">
                  <c:v>220.0788523</c:v>
                </c:pt>
                <c:pt idx="104">
                  <c:v>220.1720153</c:v>
                </c:pt>
                <c:pt idx="105">
                  <c:v>220.2651783</c:v>
                </c:pt>
                <c:pt idx="106">
                  <c:v>220.4257586</c:v>
                </c:pt>
                <c:pt idx="107">
                  <c:v>220.636902</c:v>
                </c:pt>
                <c:pt idx="108">
                  <c:v>220.8480454</c:v>
                </c:pt>
                <c:pt idx="109">
                  <c:v>221.0591887</c:v>
                </c:pt>
                <c:pt idx="110">
                  <c:v>221.2118132</c:v>
                </c:pt>
                <c:pt idx="111">
                  <c:v>221.2864126</c:v>
                </c:pt>
                <c:pt idx="112">
                  <c:v>221.3610119</c:v>
                </c:pt>
                <c:pt idx="113">
                  <c:v>221.4356112</c:v>
                </c:pt>
                <c:pt idx="114">
                  <c:v>221.5102105</c:v>
                </c:pt>
                <c:pt idx="115">
                  <c:v>221.5640737</c:v>
                </c:pt>
                <c:pt idx="116">
                  <c:v>221.6179368</c:v>
                </c:pt>
                <c:pt idx="117">
                  <c:v>221.6718</c:v>
                </c:pt>
                <c:pt idx="118">
                  <c:v>221.7256632</c:v>
                </c:pt>
                <c:pt idx="119">
                  <c:v>221.742674</c:v>
                </c:pt>
                <c:pt idx="120">
                  <c:v>221.744944</c:v>
                </c:pt>
                <c:pt idx="121">
                  <c:v>221.7472139</c:v>
                </c:pt>
                <c:pt idx="122">
                  <c:v>221.7494839</c:v>
                </c:pt>
                <c:pt idx="123">
                  <c:v>221.7626421</c:v>
                </c:pt>
                <c:pt idx="124">
                  <c:v>221.8030211</c:v>
                </c:pt>
                <c:pt idx="125">
                  <c:v>221.8434</c:v>
                </c:pt>
                <c:pt idx="126">
                  <c:v>221.8837789</c:v>
                </c:pt>
                <c:pt idx="127">
                  <c:v>221.9241579</c:v>
                </c:pt>
                <c:pt idx="128">
                  <c:v>221.9327267</c:v>
                </c:pt>
                <c:pt idx="129">
                  <c:v>221.9412954</c:v>
                </c:pt>
                <c:pt idx="130">
                  <c:v>221.9498642</c:v>
                </c:pt>
                <c:pt idx="131">
                  <c:v>221.9584329</c:v>
                </c:pt>
                <c:pt idx="132">
                  <c:v>222.0384109</c:v>
                </c:pt>
                <c:pt idx="133">
                  <c:v>222.1719457</c:v>
                </c:pt>
                <c:pt idx="134">
                  <c:v>222.3054805</c:v>
                </c:pt>
                <c:pt idx="135">
                  <c:v>222.4390153</c:v>
                </c:pt>
                <c:pt idx="136">
                  <c:v>222.5820193</c:v>
                </c:pt>
                <c:pt idx="137">
                  <c:v>222.7818386</c:v>
                </c:pt>
                <c:pt idx="138">
                  <c:v>222.9816579</c:v>
                </c:pt>
                <c:pt idx="139">
                  <c:v>223.1814772</c:v>
                </c:pt>
                <c:pt idx="140">
                  <c:v>223.3812965</c:v>
                </c:pt>
                <c:pt idx="141">
                  <c:v>223.4257233</c:v>
                </c:pt>
                <c:pt idx="142">
                  <c:v>223.4442513</c:v>
                </c:pt>
                <c:pt idx="143">
                  <c:v>223.4627793</c:v>
                </c:pt>
                <c:pt idx="144">
                  <c:v>223.4813073</c:v>
                </c:pt>
                <c:pt idx="145">
                  <c:v>223.5129105</c:v>
                </c:pt>
                <c:pt idx="146">
                  <c:v>223.5619474</c:v>
                </c:pt>
                <c:pt idx="147">
                  <c:v>223.6109842</c:v>
                </c:pt>
                <c:pt idx="148">
                  <c:v>223.6600211</c:v>
                </c:pt>
                <c:pt idx="149">
                  <c:v>223.7192767</c:v>
                </c:pt>
                <c:pt idx="150">
                  <c:v>223.8398455</c:v>
                </c:pt>
                <c:pt idx="151">
                  <c:v>223.9604143</c:v>
                </c:pt>
                <c:pt idx="152">
                  <c:v>224.080983</c:v>
                </c:pt>
                <c:pt idx="153">
                  <c:v>224.2015518</c:v>
                </c:pt>
                <c:pt idx="154">
                  <c:v>224.2358132</c:v>
                </c:pt>
                <c:pt idx="155">
                  <c:v>224.2355518</c:v>
                </c:pt>
                <c:pt idx="156">
                  <c:v>224.2352903</c:v>
                </c:pt>
                <c:pt idx="157">
                  <c:v>224.2350289</c:v>
                </c:pt>
                <c:pt idx="158">
                  <c:v>224.2760526</c:v>
                </c:pt>
                <c:pt idx="159">
                  <c:v>224.4202895</c:v>
                </c:pt>
                <c:pt idx="160">
                  <c:v>224.5645263</c:v>
                </c:pt>
                <c:pt idx="161">
                  <c:v>224.7087632</c:v>
                </c:pt>
                <c:pt idx="162">
                  <c:v>224.8356808</c:v>
                </c:pt>
                <c:pt idx="163">
                  <c:v>224.9193005</c:v>
                </c:pt>
                <c:pt idx="164">
                  <c:v>225.0029202</c:v>
                </c:pt>
                <c:pt idx="165">
                  <c:v>225.0865399</c:v>
                </c:pt>
                <c:pt idx="166">
                  <c:v>225.1701596</c:v>
                </c:pt>
                <c:pt idx="167">
                  <c:v>225.1701596</c:v>
                </c:pt>
                <c:pt idx="168">
                  <c:v>225.1701596</c:v>
                </c:pt>
              </c:numCache>
            </c:numRef>
          </c:val>
          <c:smooth val="0"/>
        </c:ser>
        <c:ser>
          <c:idx val="1"/>
          <c:order val="1"/>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CPI!$C$2:$C$170</c:f>
              <c:numCache>
                <c:formatCode>General</c:formatCode>
                <c:ptCount val="169"/>
                <c:pt idx="0">
                  <c:v>210.7526053</c:v>
                </c:pt>
                <c:pt idx="1">
                  <c:v>210.8979935</c:v>
                </c:pt>
                <c:pt idx="2">
                  <c:v>210.9451605</c:v>
                </c:pt>
                <c:pt idx="3">
                  <c:v>210.9759573</c:v>
                </c:pt>
                <c:pt idx="4">
                  <c:v>211.0067542</c:v>
                </c:pt>
                <c:pt idx="5">
                  <c:v>211.037551</c:v>
                </c:pt>
                <c:pt idx="6">
                  <c:v>210.8733316</c:v>
                </c:pt>
                <c:pt idx="7">
                  <c:v>210.6766095</c:v>
                </c:pt>
                <c:pt idx="8">
                  <c:v>210.4798874</c:v>
                </c:pt>
                <c:pt idx="9">
                  <c:v>210.2831653</c:v>
                </c:pt>
                <c:pt idx="10">
                  <c:v>210.1495463</c:v>
                </c:pt>
                <c:pt idx="11">
                  <c:v>210.1000648</c:v>
                </c:pt>
                <c:pt idx="12">
                  <c:v>210.0505833</c:v>
                </c:pt>
                <c:pt idx="13">
                  <c:v>210.0011018</c:v>
                </c:pt>
                <c:pt idx="14">
                  <c:v>209.9984585</c:v>
                </c:pt>
                <c:pt idx="15">
                  <c:v>210.2768443</c:v>
                </c:pt>
                <c:pt idx="16">
                  <c:v>210.5552301</c:v>
                </c:pt>
                <c:pt idx="17">
                  <c:v>210.833616</c:v>
                </c:pt>
                <c:pt idx="18">
                  <c:v>211.1120018</c:v>
                </c:pt>
                <c:pt idx="19">
                  <c:v>211.1096542999992</c:v>
                </c:pt>
                <c:pt idx="20">
                  <c:v>210.9950134</c:v>
                </c:pt>
                <c:pt idx="21">
                  <c:v>210.8803726</c:v>
                </c:pt>
                <c:pt idx="22">
                  <c:v>210.7657317</c:v>
                </c:pt>
                <c:pt idx="23">
                  <c:v>210.7577954</c:v>
                </c:pt>
                <c:pt idx="24">
                  <c:v>210.8921319</c:v>
                </c:pt>
                <c:pt idx="25">
                  <c:v>211.0264684</c:v>
                </c:pt>
                <c:pt idx="26">
                  <c:v>211.1608049</c:v>
                </c:pt>
                <c:pt idx="27">
                  <c:v>211.2951413</c:v>
                </c:pt>
                <c:pt idx="28">
                  <c:v>211.2596586</c:v>
                </c:pt>
                <c:pt idx="29">
                  <c:v>211.2241759</c:v>
                </c:pt>
                <c:pt idx="30">
                  <c:v>211.1886931</c:v>
                </c:pt>
                <c:pt idx="31">
                  <c:v>211.1532104</c:v>
                </c:pt>
                <c:pt idx="32">
                  <c:v>211.1806415</c:v>
                </c:pt>
                <c:pt idx="33">
                  <c:v>211.2552578</c:v>
                </c:pt>
                <c:pt idx="34">
                  <c:v>211.3298742</c:v>
                </c:pt>
                <c:pt idx="35">
                  <c:v>211.4044906</c:v>
                </c:pt>
                <c:pt idx="36">
                  <c:v>211.4713286</c:v>
                </c:pt>
                <c:pt idx="37">
                  <c:v>211.5187208</c:v>
                </c:pt>
                <c:pt idx="38">
                  <c:v>211.5661131</c:v>
                </c:pt>
                <c:pt idx="39">
                  <c:v>211.6135053</c:v>
                </c:pt>
                <c:pt idx="40">
                  <c:v>211.6608975</c:v>
                </c:pt>
                <c:pt idx="41">
                  <c:v>211.5470304</c:v>
                </c:pt>
                <c:pt idx="42">
                  <c:v>211.4062867</c:v>
                </c:pt>
                <c:pt idx="43">
                  <c:v>211.265543</c:v>
                </c:pt>
                <c:pt idx="44">
                  <c:v>211.1247993</c:v>
                </c:pt>
                <c:pt idx="45">
                  <c:v>211.0645458</c:v>
                </c:pt>
                <c:pt idx="46">
                  <c:v>211.0646599</c:v>
                </c:pt>
                <c:pt idx="47">
                  <c:v>211.064774</c:v>
                </c:pt>
                <c:pt idx="48">
                  <c:v>211.0648881</c:v>
                </c:pt>
                <c:pt idx="49">
                  <c:v>211.1176713</c:v>
                </c:pt>
                <c:pt idx="50">
                  <c:v>211.4864691</c:v>
                </c:pt>
                <c:pt idx="51">
                  <c:v>211.8552668</c:v>
                </c:pt>
                <c:pt idx="52">
                  <c:v>212.2240646</c:v>
                </c:pt>
                <c:pt idx="53">
                  <c:v>212.5928624</c:v>
                </c:pt>
                <c:pt idx="54">
                  <c:v>212.9033115</c:v>
                </c:pt>
                <c:pt idx="55">
                  <c:v>213.190421</c:v>
                </c:pt>
                <c:pt idx="56">
                  <c:v>213.4775305</c:v>
                </c:pt>
                <c:pt idx="57">
                  <c:v>213.7646401</c:v>
                </c:pt>
                <c:pt idx="58">
                  <c:v>214.0156238</c:v>
                </c:pt>
                <c:pt idx="59">
                  <c:v>214.2521573</c:v>
                </c:pt>
                <c:pt idx="60">
                  <c:v>214.4886908</c:v>
                </c:pt>
                <c:pt idx="61">
                  <c:v>214.7252242</c:v>
                </c:pt>
                <c:pt idx="62">
                  <c:v>214.9420631</c:v>
                </c:pt>
                <c:pt idx="63">
                  <c:v>215.1096656999999</c:v>
                </c:pt>
                <c:pt idx="64">
                  <c:v>215.2772683</c:v>
                </c:pt>
                <c:pt idx="65">
                  <c:v>215.4448709</c:v>
                </c:pt>
                <c:pt idx="66">
                  <c:v>215.6124735</c:v>
                </c:pt>
                <c:pt idx="67">
                  <c:v>215.3834778</c:v>
                </c:pt>
                <c:pt idx="68">
                  <c:v>215.1544822</c:v>
                </c:pt>
                <c:pt idx="69">
                  <c:v>214.9254865</c:v>
                </c:pt>
                <c:pt idx="70">
                  <c:v>214.6964908</c:v>
                </c:pt>
                <c:pt idx="71">
                  <c:v>214.6513538</c:v>
                </c:pt>
                <c:pt idx="72">
                  <c:v>214.7441108</c:v>
                </c:pt>
                <c:pt idx="73">
                  <c:v>214.8368678</c:v>
                </c:pt>
                <c:pt idx="74">
                  <c:v>214.9296249</c:v>
                </c:pt>
                <c:pt idx="75">
                  <c:v>215.0134426</c:v>
                </c:pt>
                <c:pt idx="76">
                  <c:v>215.0749122</c:v>
                </c:pt>
                <c:pt idx="77">
                  <c:v>215.1363819</c:v>
                </c:pt>
                <c:pt idx="78">
                  <c:v>215.1978515</c:v>
                </c:pt>
                <c:pt idx="79">
                  <c:v>215.2593211</c:v>
                </c:pt>
                <c:pt idx="80">
                  <c:v>215.3229307</c:v>
                </c:pt>
                <c:pt idx="81">
                  <c:v>215.386897</c:v>
                </c:pt>
                <c:pt idx="82">
                  <c:v>215.4508632</c:v>
                </c:pt>
                <c:pt idx="83">
                  <c:v>215.5148295</c:v>
                </c:pt>
                <c:pt idx="84">
                  <c:v>215.6944378</c:v>
                </c:pt>
                <c:pt idx="85">
                  <c:v>216.0282356</c:v>
                </c:pt>
                <c:pt idx="86">
                  <c:v>216.3620333</c:v>
                </c:pt>
                <c:pt idx="87">
                  <c:v>216.6958311</c:v>
                </c:pt>
                <c:pt idx="88">
                  <c:v>217.0048261</c:v>
                </c:pt>
                <c:pt idx="89">
                  <c:v>217.1650042</c:v>
                </c:pt>
                <c:pt idx="90">
                  <c:v>217.3251824</c:v>
                </c:pt>
                <c:pt idx="91">
                  <c:v>217.4853605</c:v>
                </c:pt>
                <c:pt idx="92">
                  <c:v>217.6455387</c:v>
                </c:pt>
                <c:pt idx="93">
                  <c:v>217.8670218</c:v>
                </c:pt>
                <c:pt idx="94">
                  <c:v>218.1130269</c:v>
                </c:pt>
                <c:pt idx="95">
                  <c:v>218.3590319</c:v>
                </c:pt>
                <c:pt idx="96">
                  <c:v>218.605037</c:v>
                </c:pt>
                <c:pt idx="97">
                  <c:v>218.8217928</c:v>
                </c:pt>
                <c:pt idx="98">
                  <c:v>218.9995495</c:v>
                </c:pt>
                <c:pt idx="99">
                  <c:v>219.1773063</c:v>
                </c:pt>
                <c:pt idx="100">
                  <c:v>219.355063</c:v>
                </c:pt>
                <c:pt idx="101">
                  <c:v>219.5328198</c:v>
                </c:pt>
                <c:pt idx="102">
                  <c:v>219.6258417</c:v>
                </c:pt>
                <c:pt idx="103">
                  <c:v>219.7188636</c:v>
                </c:pt>
                <c:pt idx="104">
                  <c:v>219.8118854</c:v>
                </c:pt>
                <c:pt idx="105">
                  <c:v>219.9049073</c:v>
                </c:pt>
                <c:pt idx="106">
                  <c:v>220.0651993</c:v>
                </c:pt>
                <c:pt idx="107">
                  <c:v>220.275944</c:v>
                </c:pt>
                <c:pt idx="108">
                  <c:v>220.4866886</c:v>
                </c:pt>
                <c:pt idx="109">
                  <c:v>220.6974332</c:v>
                </c:pt>
                <c:pt idx="110">
                  <c:v>220.8498468</c:v>
                </c:pt>
                <c:pt idx="111">
                  <c:v>220.9244858</c:v>
                </c:pt>
                <c:pt idx="112">
                  <c:v>220.9991248</c:v>
                </c:pt>
                <c:pt idx="113">
                  <c:v>221.0737637999999</c:v>
                </c:pt>
                <c:pt idx="114">
                  <c:v>221.1484028</c:v>
                </c:pt>
                <c:pt idx="115">
                  <c:v>221.2021074</c:v>
                </c:pt>
                <c:pt idx="116">
                  <c:v>221.255812</c:v>
                </c:pt>
                <c:pt idx="117">
                  <c:v>221.3095166</c:v>
                </c:pt>
                <c:pt idx="118">
                  <c:v>221.3632212</c:v>
                </c:pt>
                <c:pt idx="119">
                  <c:v>221.380331</c:v>
                </c:pt>
                <c:pt idx="120">
                  <c:v>221.3828029</c:v>
                </c:pt>
                <c:pt idx="121">
                  <c:v>221.3852748</c:v>
                </c:pt>
                <c:pt idx="122">
                  <c:v>221.3877467</c:v>
                </c:pt>
                <c:pt idx="123">
                  <c:v>221.4009901</c:v>
                </c:pt>
                <c:pt idx="124">
                  <c:v>221.4411622</c:v>
                </c:pt>
                <c:pt idx="125">
                  <c:v>221.4813343</c:v>
                </c:pt>
                <c:pt idx="126">
                  <c:v>221.5215064</c:v>
                </c:pt>
                <c:pt idx="127">
                  <c:v>221.5616784</c:v>
                </c:pt>
                <c:pt idx="128">
                  <c:v>221.5701123</c:v>
                </c:pt>
                <c:pt idx="129">
                  <c:v>221.5785461</c:v>
                </c:pt>
                <c:pt idx="130">
                  <c:v>221.5869799</c:v>
                </c:pt>
                <c:pt idx="131">
                  <c:v>221.5954138</c:v>
                </c:pt>
                <c:pt idx="132">
                  <c:v>221.6751459</c:v>
                </c:pt>
                <c:pt idx="133">
                  <c:v>221.8083518</c:v>
                </c:pt>
                <c:pt idx="134">
                  <c:v>221.9415576</c:v>
                </c:pt>
                <c:pt idx="135">
                  <c:v>222.0747635</c:v>
                </c:pt>
                <c:pt idx="136">
                  <c:v>222.2174395</c:v>
                </c:pt>
                <c:pt idx="137">
                  <c:v>222.4169362</c:v>
                </c:pt>
                <c:pt idx="138">
                  <c:v>222.6164329</c:v>
                </c:pt>
                <c:pt idx="139">
                  <c:v>222.8159296</c:v>
                </c:pt>
                <c:pt idx="140">
                  <c:v>223.0154263</c:v>
                </c:pt>
                <c:pt idx="141">
                  <c:v>223.0598077</c:v>
                </c:pt>
                <c:pt idx="142">
                  <c:v>223.0783366</c:v>
                </c:pt>
                <c:pt idx="143">
                  <c:v>223.0968655</c:v>
                </c:pt>
                <c:pt idx="144">
                  <c:v>223.1153944</c:v>
                </c:pt>
                <c:pt idx="145">
                  <c:v>223.1469028</c:v>
                </c:pt>
                <c:pt idx="146">
                  <c:v>223.1957173</c:v>
                </c:pt>
                <c:pt idx="147">
                  <c:v>223.2445318</c:v>
                </c:pt>
                <c:pt idx="148">
                  <c:v>223.2933463</c:v>
                </c:pt>
                <c:pt idx="149">
                  <c:v>223.3523969</c:v>
                </c:pt>
                <c:pt idx="150">
                  <c:v>223.4728642</c:v>
                </c:pt>
                <c:pt idx="151">
                  <c:v>223.5933316</c:v>
                </c:pt>
                <c:pt idx="152">
                  <c:v>223.7137989</c:v>
                </c:pt>
                <c:pt idx="153">
                  <c:v>223.8342663</c:v>
                </c:pt>
                <c:pt idx="154">
                  <c:v>223.86882</c:v>
                </c:pt>
                <c:pt idx="155">
                  <c:v>223.8690083</c:v>
                </c:pt>
                <c:pt idx="156">
                  <c:v>223.8691966</c:v>
                </c:pt>
                <c:pt idx="157">
                  <c:v>223.8693849</c:v>
                </c:pt>
                <c:pt idx="158">
                  <c:v>223.9106714</c:v>
                </c:pt>
                <c:pt idx="159">
                  <c:v>224.0547032</c:v>
                </c:pt>
                <c:pt idx="160">
                  <c:v>224.198735</c:v>
                </c:pt>
                <c:pt idx="161">
                  <c:v>224.3427668</c:v>
                </c:pt>
                <c:pt idx="162">
                  <c:v>224.469439</c:v>
                </c:pt>
                <c:pt idx="163">
                  <c:v>224.5527121</c:v>
                </c:pt>
                <c:pt idx="164">
                  <c:v>224.6359852</c:v>
                </c:pt>
                <c:pt idx="165">
                  <c:v>224.7192583</c:v>
                </c:pt>
                <c:pt idx="166">
                  <c:v>224.8025314</c:v>
                </c:pt>
                <c:pt idx="167">
                  <c:v>224.8025314</c:v>
                </c:pt>
                <c:pt idx="168">
                  <c:v>224.8025314</c:v>
                </c:pt>
              </c:numCache>
            </c:numRef>
          </c:val>
          <c:smooth val="0"/>
        </c:ser>
        <c:ser>
          <c:idx val="2"/>
          <c:order val="2"/>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CPI!$D$2:$D$170</c:f>
              <c:numCache>
                <c:formatCode>General</c:formatCode>
                <c:ptCount val="169"/>
                <c:pt idx="0">
                  <c:v>214.4248812</c:v>
                </c:pt>
                <c:pt idx="1">
                  <c:v>214.5747916</c:v>
                </c:pt>
                <c:pt idx="2">
                  <c:v>214.6198868</c:v>
                </c:pt>
                <c:pt idx="3">
                  <c:v>214.6475127</c:v>
                </c:pt>
                <c:pt idx="4">
                  <c:v>214.6751386</c:v>
                </c:pt>
                <c:pt idx="5">
                  <c:v>214.7027646</c:v>
                </c:pt>
                <c:pt idx="6">
                  <c:v>214.5301219</c:v>
                </c:pt>
                <c:pt idx="7">
                  <c:v>214.3241011</c:v>
                </c:pt>
                <c:pt idx="8">
                  <c:v>214.1180803</c:v>
                </c:pt>
                <c:pt idx="9">
                  <c:v>213.9120595</c:v>
                </c:pt>
                <c:pt idx="10">
                  <c:v>213.7726889</c:v>
                </c:pt>
                <c:pt idx="11">
                  <c:v>213.7221852</c:v>
                </c:pt>
                <c:pt idx="12">
                  <c:v>213.6716815</c:v>
                </c:pt>
                <c:pt idx="13">
                  <c:v>213.6211778</c:v>
                </c:pt>
                <c:pt idx="14">
                  <c:v>213.6196139</c:v>
                </c:pt>
                <c:pt idx="15">
                  <c:v>213.9116886</c:v>
                </c:pt>
                <c:pt idx="16">
                  <c:v>214.2037634</c:v>
                </c:pt>
                <c:pt idx="17">
                  <c:v>214.4958382</c:v>
                </c:pt>
                <c:pt idx="18">
                  <c:v>214.787913</c:v>
                </c:pt>
                <c:pt idx="19">
                  <c:v>214.7858259</c:v>
                </c:pt>
                <c:pt idx="20">
                  <c:v>214.6660741</c:v>
                </c:pt>
                <c:pt idx="21">
                  <c:v>214.5463222</c:v>
                </c:pt>
                <c:pt idx="22">
                  <c:v>214.4265704</c:v>
                </c:pt>
                <c:pt idx="23">
                  <c:v>214.4176476</c:v>
                </c:pt>
                <c:pt idx="24">
                  <c:v>214.5564968</c:v>
                </c:pt>
                <c:pt idx="25">
                  <c:v>214.695346</c:v>
                </c:pt>
                <c:pt idx="26">
                  <c:v>214.8341952</c:v>
                </c:pt>
                <c:pt idx="27">
                  <c:v>214.9730444</c:v>
                </c:pt>
                <c:pt idx="28">
                  <c:v>214.9314191</c:v>
                </c:pt>
                <c:pt idx="29">
                  <c:v>214.8897938</c:v>
                </c:pt>
                <c:pt idx="30">
                  <c:v>214.8481685</c:v>
                </c:pt>
                <c:pt idx="31">
                  <c:v>214.8065431</c:v>
                </c:pt>
                <c:pt idx="32">
                  <c:v>214.8322484</c:v>
                </c:pt>
                <c:pt idx="33">
                  <c:v>214.9084516</c:v>
                </c:pt>
                <c:pt idx="34">
                  <c:v>214.9846548</c:v>
                </c:pt>
                <c:pt idx="35">
                  <c:v>215.060858</c:v>
                </c:pt>
                <c:pt idx="36">
                  <c:v>215.1293114</c:v>
                </c:pt>
                <c:pt idx="37">
                  <c:v>215.17839</c:v>
                </c:pt>
                <c:pt idx="38">
                  <c:v>215.2274686</c:v>
                </c:pt>
                <c:pt idx="39">
                  <c:v>215.2765472</c:v>
                </c:pt>
                <c:pt idx="40">
                  <c:v>215.3256258</c:v>
                </c:pt>
                <c:pt idx="41">
                  <c:v>215.2074519</c:v>
                </c:pt>
                <c:pt idx="42">
                  <c:v>215.0614025</c:v>
                </c:pt>
                <c:pt idx="43">
                  <c:v>214.9153531</c:v>
                </c:pt>
                <c:pt idx="44">
                  <c:v>214.7693037</c:v>
                </c:pt>
                <c:pt idx="45">
                  <c:v>214.704919</c:v>
                </c:pt>
                <c:pt idx="46">
                  <c:v>214.7017828</c:v>
                </c:pt>
                <c:pt idx="47">
                  <c:v>214.6986466</c:v>
                </c:pt>
                <c:pt idx="48">
                  <c:v>214.6955104</c:v>
                </c:pt>
                <c:pt idx="49">
                  <c:v>214.7470729</c:v>
                </c:pt>
                <c:pt idx="50">
                  <c:v>215.1268275</c:v>
                </c:pt>
                <c:pt idx="51">
                  <c:v>215.5065821</c:v>
                </c:pt>
                <c:pt idx="52">
                  <c:v>215.8863367</c:v>
                </c:pt>
                <c:pt idx="53">
                  <c:v>216.2660913</c:v>
                </c:pt>
                <c:pt idx="54">
                  <c:v>216.5843571</c:v>
                </c:pt>
                <c:pt idx="55">
                  <c:v>216.8780275</c:v>
                </c:pt>
                <c:pt idx="56">
                  <c:v>217.1716979</c:v>
                </c:pt>
                <c:pt idx="57">
                  <c:v>217.4653683</c:v>
                </c:pt>
                <c:pt idx="58">
                  <c:v>217.7235226</c:v>
                </c:pt>
                <c:pt idx="59">
                  <c:v>217.9674705</c:v>
                </c:pt>
                <c:pt idx="60">
                  <c:v>218.2114184</c:v>
                </c:pt>
                <c:pt idx="61">
                  <c:v>218.4553663</c:v>
                </c:pt>
                <c:pt idx="62">
                  <c:v>218.6788642</c:v>
                </c:pt>
                <c:pt idx="63">
                  <c:v>218.851237</c:v>
                </c:pt>
                <c:pt idx="64">
                  <c:v>219.0236099</c:v>
                </c:pt>
                <c:pt idx="65">
                  <c:v>219.1959827</c:v>
                </c:pt>
                <c:pt idx="66">
                  <c:v>219.3683556</c:v>
                </c:pt>
                <c:pt idx="67">
                  <c:v>219.127216</c:v>
                </c:pt>
                <c:pt idx="68">
                  <c:v>218.8860765</c:v>
                </c:pt>
                <c:pt idx="69">
                  <c:v>218.6449369</c:v>
                </c:pt>
                <c:pt idx="70">
                  <c:v>218.4037974</c:v>
                </c:pt>
                <c:pt idx="71">
                  <c:v>218.3551748</c:v>
                </c:pt>
                <c:pt idx="72">
                  <c:v>218.45094</c:v>
                </c:pt>
                <c:pt idx="73">
                  <c:v>218.5467052</c:v>
                </c:pt>
                <c:pt idx="74">
                  <c:v>218.6424704</c:v>
                </c:pt>
                <c:pt idx="75">
                  <c:v>218.7275216</c:v>
                </c:pt>
                <c:pt idx="76">
                  <c:v>218.7857881</c:v>
                </c:pt>
                <c:pt idx="77">
                  <c:v>218.8440545</c:v>
                </c:pt>
                <c:pt idx="78">
                  <c:v>218.9023209</c:v>
                </c:pt>
                <c:pt idx="79">
                  <c:v>218.9605873</c:v>
                </c:pt>
                <c:pt idx="80">
                  <c:v>219.023271</c:v>
                </c:pt>
                <c:pt idx="81">
                  <c:v>219.0866908</c:v>
                </c:pt>
                <c:pt idx="82">
                  <c:v>219.1501106</c:v>
                </c:pt>
                <c:pt idx="83">
                  <c:v>219.2135305</c:v>
                </c:pt>
                <c:pt idx="84">
                  <c:v>219.3972867</c:v>
                </c:pt>
                <c:pt idx="85">
                  <c:v>219.7414914</c:v>
                </c:pt>
                <c:pt idx="86">
                  <c:v>220.085696</c:v>
                </c:pt>
                <c:pt idx="87">
                  <c:v>220.4299007</c:v>
                </c:pt>
                <c:pt idx="88">
                  <c:v>220.7486167</c:v>
                </c:pt>
                <c:pt idx="89">
                  <c:v>220.9144005</c:v>
                </c:pt>
                <c:pt idx="90">
                  <c:v>221.0801842</c:v>
                </c:pt>
                <c:pt idx="91">
                  <c:v>221.245968</c:v>
                </c:pt>
                <c:pt idx="92">
                  <c:v>221.4117517</c:v>
                </c:pt>
                <c:pt idx="93">
                  <c:v>221.6432852</c:v>
                </c:pt>
                <c:pt idx="94">
                  <c:v>221.9011185</c:v>
                </c:pt>
                <c:pt idx="95">
                  <c:v>222.1589519</c:v>
                </c:pt>
                <c:pt idx="96">
                  <c:v>222.4167852</c:v>
                </c:pt>
                <c:pt idx="97">
                  <c:v>222.6426418</c:v>
                </c:pt>
                <c:pt idx="98">
                  <c:v>222.8258628</c:v>
                </c:pt>
                <c:pt idx="99">
                  <c:v>223.0090839</c:v>
                </c:pt>
                <c:pt idx="100">
                  <c:v>223.1923049</c:v>
                </c:pt>
                <c:pt idx="101">
                  <c:v>223.3755259</c:v>
                </c:pt>
                <c:pt idx="102">
                  <c:v>223.4700552</c:v>
                </c:pt>
                <c:pt idx="103">
                  <c:v>223.5645845</c:v>
                </c:pt>
                <c:pt idx="104">
                  <c:v>223.6591137</c:v>
                </c:pt>
                <c:pt idx="105">
                  <c:v>223.753643</c:v>
                </c:pt>
                <c:pt idx="106">
                  <c:v>223.9170153</c:v>
                </c:pt>
                <c:pt idx="107">
                  <c:v>224.1320199</c:v>
                </c:pt>
                <c:pt idx="108">
                  <c:v>224.3470245</c:v>
                </c:pt>
                <c:pt idx="109">
                  <c:v>224.5620291</c:v>
                </c:pt>
                <c:pt idx="110">
                  <c:v>224.7166953</c:v>
                </c:pt>
                <c:pt idx="111">
                  <c:v>224.7909104</c:v>
                </c:pt>
                <c:pt idx="112">
                  <c:v>224.8651254</c:v>
                </c:pt>
                <c:pt idx="113">
                  <c:v>224.9393405</c:v>
                </c:pt>
                <c:pt idx="114">
                  <c:v>225.0135555999993</c:v>
                </c:pt>
                <c:pt idx="115">
                  <c:v>225.0689541</c:v>
                </c:pt>
                <c:pt idx="116">
                  <c:v>225.1243526</c:v>
                </c:pt>
                <c:pt idx="117">
                  <c:v>225.1797510999997</c:v>
                </c:pt>
                <c:pt idx="118">
                  <c:v>225.2351496</c:v>
                </c:pt>
                <c:pt idx="119">
                  <c:v>225.2512024</c:v>
                </c:pt>
                <c:pt idx="120">
                  <c:v>225.2515168</c:v>
                </c:pt>
                <c:pt idx="121">
                  <c:v>225.2518313</c:v>
                </c:pt>
                <c:pt idx="122">
                  <c:v>225.2521458</c:v>
                </c:pt>
                <c:pt idx="123">
                  <c:v>225.2644795</c:v>
                </c:pt>
                <c:pt idx="124">
                  <c:v>225.3068615</c:v>
                </c:pt>
                <c:pt idx="125">
                  <c:v>225.3492435</c:v>
                </c:pt>
                <c:pt idx="126">
                  <c:v>225.3916254</c:v>
                </c:pt>
                <c:pt idx="127">
                  <c:v>225.4340074</c:v>
                </c:pt>
                <c:pt idx="128">
                  <c:v>225.4438827</c:v>
                </c:pt>
                <c:pt idx="129">
                  <c:v>225.4537579</c:v>
                </c:pt>
                <c:pt idx="130">
                  <c:v>225.4636332</c:v>
                </c:pt>
                <c:pt idx="131">
                  <c:v>225.4735085</c:v>
                </c:pt>
                <c:pt idx="132">
                  <c:v>225.5558664</c:v>
                </c:pt>
                <c:pt idx="133">
                  <c:v>225.6925864</c:v>
                </c:pt>
                <c:pt idx="134">
                  <c:v>225.8293063</c:v>
                </c:pt>
                <c:pt idx="135">
                  <c:v>225.9660263</c:v>
                </c:pt>
                <c:pt idx="136">
                  <c:v>226.1122067</c:v>
                </c:pt>
                <c:pt idx="137">
                  <c:v>226.3151496</c:v>
                </c:pt>
                <c:pt idx="138">
                  <c:v>226.5180926</c:v>
                </c:pt>
                <c:pt idx="139">
                  <c:v>226.7210356</c:v>
                </c:pt>
                <c:pt idx="140">
                  <c:v>226.9239785</c:v>
                </c:pt>
                <c:pt idx="141">
                  <c:v>226.9688442</c:v>
                </c:pt>
                <c:pt idx="142">
                  <c:v>226.9873637</c:v>
                </c:pt>
                <c:pt idx="143">
                  <c:v>227.0058832</c:v>
                </c:pt>
                <c:pt idx="144">
                  <c:v>227.0244026</c:v>
                </c:pt>
                <c:pt idx="145">
                  <c:v>227.0569237</c:v>
                </c:pt>
                <c:pt idx="146">
                  <c:v>227.1081136</c:v>
                </c:pt>
                <c:pt idx="147">
                  <c:v>227.1593035</c:v>
                </c:pt>
                <c:pt idx="148">
                  <c:v>227.2104933</c:v>
                </c:pt>
                <c:pt idx="149">
                  <c:v>227.2717348</c:v>
                </c:pt>
                <c:pt idx="150">
                  <c:v>227.3932855</c:v>
                </c:pt>
                <c:pt idx="151">
                  <c:v>227.5148363</c:v>
                </c:pt>
                <c:pt idx="152">
                  <c:v>227.6363871</c:v>
                </c:pt>
                <c:pt idx="153">
                  <c:v>227.7579379</c:v>
                </c:pt>
                <c:pt idx="154">
                  <c:v>227.7893692</c:v>
                </c:pt>
                <c:pt idx="155">
                  <c:v>227.7847527</c:v>
                </c:pt>
                <c:pt idx="156">
                  <c:v>227.7801362</c:v>
                </c:pt>
                <c:pt idx="157">
                  <c:v>227.7755197</c:v>
                </c:pt>
                <c:pt idx="158">
                  <c:v>227.814</c:v>
                </c:pt>
                <c:pt idx="159">
                  <c:v>227.9602222</c:v>
                </c:pt>
                <c:pt idx="160">
                  <c:v>228.1064444</c:v>
                </c:pt>
                <c:pt idx="161">
                  <c:v>228.2526667</c:v>
                </c:pt>
                <c:pt idx="162">
                  <c:v>228.3819613</c:v>
                </c:pt>
                <c:pt idx="163">
                  <c:v>228.4689369</c:v>
                </c:pt>
                <c:pt idx="164">
                  <c:v>228.5559125</c:v>
                </c:pt>
                <c:pt idx="165">
                  <c:v>228.6428882</c:v>
                </c:pt>
                <c:pt idx="166">
                  <c:v>228.7298638</c:v>
                </c:pt>
                <c:pt idx="167">
                  <c:v>228.7298638</c:v>
                </c:pt>
                <c:pt idx="168">
                  <c:v>228.7298638</c:v>
                </c:pt>
              </c:numCache>
            </c:numRef>
          </c:val>
          <c:smooth val="0"/>
        </c:ser>
        <c:ser>
          <c:idx val="3"/>
          <c:order val="3"/>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CPI!$E$2:$E$170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4"/>
          <c:order val="4"/>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CPI!$F$2:$F$170</c:f>
              <c:numCache>
                <c:formatCode>General</c:formatCode>
                <c:ptCount val="169"/>
                <c:pt idx="0">
                  <c:v>211.6539716</c:v>
                </c:pt>
                <c:pt idx="1">
                  <c:v>211.8004698</c:v>
                </c:pt>
                <c:pt idx="2">
                  <c:v>211.8471283</c:v>
                </c:pt>
                <c:pt idx="3">
                  <c:v>211.8771468</c:v>
                </c:pt>
                <c:pt idx="4">
                  <c:v>211.9071653</c:v>
                </c:pt>
                <c:pt idx="5">
                  <c:v>211.9371839</c:v>
                </c:pt>
                <c:pt idx="6">
                  <c:v>211.770897</c:v>
                </c:pt>
                <c:pt idx="7">
                  <c:v>211.5718925</c:v>
                </c:pt>
                <c:pt idx="8">
                  <c:v>211.372888</c:v>
                </c:pt>
                <c:pt idx="9">
                  <c:v>211.1738835</c:v>
                </c:pt>
                <c:pt idx="10">
                  <c:v>211.0388528</c:v>
                </c:pt>
                <c:pt idx="11">
                  <c:v>210.9891204</c:v>
                </c:pt>
                <c:pt idx="12">
                  <c:v>210.939388</c:v>
                </c:pt>
                <c:pt idx="13">
                  <c:v>210.8896556</c:v>
                </c:pt>
                <c:pt idx="14">
                  <c:v>210.8872772</c:v>
                </c:pt>
                <c:pt idx="15">
                  <c:v>211.169023</c:v>
                </c:pt>
                <c:pt idx="16">
                  <c:v>211.4507688</c:v>
                </c:pt>
                <c:pt idx="17">
                  <c:v>211.7325146</c:v>
                </c:pt>
                <c:pt idx="18">
                  <c:v>212.0142605</c:v>
                </c:pt>
                <c:pt idx="19">
                  <c:v>212.0119769</c:v>
                </c:pt>
                <c:pt idx="20">
                  <c:v>211.8960815</c:v>
                </c:pt>
                <c:pt idx="21">
                  <c:v>211.7801861</c:v>
                </c:pt>
                <c:pt idx="22">
                  <c:v>211.6642907</c:v>
                </c:pt>
                <c:pt idx="23">
                  <c:v>211.6561123</c:v>
                </c:pt>
                <c:pt idx="24">
                  <c:v>211.7915565</c:v>
                </c:pt>
                <c:pt idx="25">
                  <c:v>211.9270006</c:v>
                </c:pt>
                <c:pt idx="26">
                  <c:v>212.0624447</c:v>
                </c:pt>
                <c:pt idx="27">
                  <c:v>212.1978889</c:v>
                </c:pt>
                <c:pt idx="28">
                  <c:v>212.1608984</c:v>
                </c:pt>
                <c:pt idx="29">
                  <c:v>212.123908</c:v>
                </c:pt>
                <c:pt idx="30">
                  <c:v>212.0869176</c:v>
                </c:pt>
                <c:pt idx="31">
                  <c:v>212.0499271</c:v>
                </c:pt>
                <c:pt idx="32">
                  <c:v>212.0769346</c:v>
                </c:pt>
                <c:pt idx="33">
                  <c:v>212.1519404</c:v>
                </c:pt>
                <c:pt idx="34">
                  <c:v>212.2269463</c:v>
                </c:pt>
                <c:pt idx="35">
                  <c:v>212.3019522</c:v>
                </c:pt>
                <c:pt idx="36">
                  <c:v>212.3691867</c:v>
                </c:pt>
                <c:pt idx="37">
                  <c:v>212.4169928</c:v>
                </c:pt>
                <c:pt idx="38">
                  <c:v>212.464799</c:v>
                </c:pt>
                <c:pt idx="39">
                  <c:v>212.5126051</c:v>
                </c:pt>
                <c:pt idx="40">
                  <c:v>212.5604113</c:v>
                </c:pt>
                <c:pt idx="41">
                  <c:v>212.445487</c:v>
                </c:pt>
                <c:pt idx="42">
                  <c:v>212.303441</c:v>
                </c:pt>
                <c:pt idx="43">
                  <c:v>212.1613951</c:v>
                </c:pt>
                <c:pt idx="44">
                  <c:v>212.0193491</c:v>
                </c:pt>
                <c:pt idx="45">
                  <c:v>211.9580815</c:v>
                </c:pt>
                <c:pt idx="46">
                  <c:v>211.9573978</c:v>
                </c:pt>
                <c:pt idx="47">
                  <c:v>211.9567142</c:v>
                </c:pt>
                <c:pt idx="48">
                  <c:v>211.9560305</c:v>
                </c:pt>
                <c:pt idx="49">
                  <c:v>212.008514</c:v>
                </c:pt>
                <c:pt idx="50">
                  <c:v>212.3800012</c:v>
                </c:pt>
                <c:pt idx="51">
                  <c:v>212.7514884</c:v>
                </c:pt>
                <c:pt idx="52">
                  <c:v>213.1229755</c:v>
                </c:pt>
                <c:pt idx="53">
                  <c:v>213.4944627</c:v>
                </c:pt>
                <c:pt idx="54">
                  <c:v>213.8068304</c:v>
                </c:pt>
                <c:pt idx="55">
                  <c:v>214.0955503</c:v>
                </c:pt>
                <c:pt idx="56">
                  <c:v>214.3842702</c:v>
                </c:pt>
                <c:pt idx="57">
                  <c:v>214.6729901</c:v>
                </c:pt>
                <c:pt idx="58">
                  <c:v>214.9257339</c:v>
                </c:pt>
                <c:pt idx="59">
                  <c:v>215.1640872</c:v>
                </c:pt>
                <c:pt idx="60">
                  <c:v>215.4024406</c:v>
                </c:pt>
                <c:pt idx="61">
                  <c:v>215.6407939</c:v>
                </c:pt>
                <c:pt idx="62">
                  <c:v>215.8592673</c:v>
                </c:pt>
                <c:pt idx="63">
                  <c:v>216.0280407</c:v>
                </c:pt>
                <c:pt idx="64">
                  <c:v>216.1968142</c:v>
                </c:pt>
                <c:pt idx="65">
                  <c:v>216.3655877</c:v>
                </c:pt>
                <c:pt idx="66">
                  <c:v>216.5343611</c:v>
                </c:pt>
                <c:pt idx="67">
                  <c:v>216.3023847</c:v>
                </c:pt>
                <c:pt idx="68">
                  <c:v>216.0704083</c:v>
                </c:pt>
                <c:pt idx="69">
                  <c:v>215.8384319</c:v>
                </c:pt>
                <c:pt idx="70">
                  <c:v>215.6064555</c:v>
                </c:pt>
                <c:pt idx="71">
                  <c:v>215.560463</c:v>
                </c:pt>
                <c:pt idx="72">
                  <c:v>215.6539583</c:v>
                </c:pt>
                <c:pt idx="73">
                  <c:v>215.7474537</c:v>
                </c:pt>
                <c:pt idx="74">
                  <c:v>215.8409491</c:v>
                </c:pt>
                <c:pt idx="75">
                  <c:v>215.9250696</c:v>
                </c:pt>
                <c:pt idx="76">
                  <c:v>215.985753</c:v>
                </c:pt>
                <c:pt idx="77">
                  <c:v>216.0464364</c:v>
                </c:pt>
                <c:pt idx="78">
                  <c:v>216.1071198</c:v>
                </c:pt>
                <c:pt idx="79">
                  <c:v>216.1678032</c:v>
                </c:pt>
                <c:pt idx="80">
                  <c:v>216.2311855</c:v>
                </c:pt>
                <c:pt idx="81">
                  <c:v>216.2950176</c:v>
                </c:pt>
                <c:pt idx="82">
                  <c:v>216.3588498</c:v>
                </c:pt>
                <c:pt idx="83">
                  <c:v>216.4226819</c:v>
                </c:pt>
                <c:pt idx="84">
                  <c:v>216.6033083</c:v>
                </c:pt>
                <c:pt idx="85">
                  <c:v>216.9396605</c:v>
                </c:pt>
                <c:pt idx="86">
                  <c:v>217.2760127</c:v>
                </c:pt>
                <c:pt idx="87">
                  <c:v>217.6123648</c:v>
                </c:pt>
                <c:pt idx="88">
                  <c:v>217.9237458</c:v>
                </c:pt>
                <c:pt idx="89">
                  <c:v>218.0852999</c:v>
                </c:pt>
                <c:pt idx="90">
                  <c:v>218.2468539</c:v>
                </c:pt>
                <c:pt idx="91">
                  <c:v>218.408408</c:v>
                </c:pt>
                <c:pt idx="92">
                  <c:v>218.5699621</c:v>
                </c:pt>
                <c:pt idx="93">
                  <c:v>218.793912</c:v>
                </c:pt>
                <c:pt idx="94">
                  <c:v>219.0428204</c:v>
                </c:pt>
                <c:pt idx="95">
                  <c:v>219.2917287</c:v>
                </c:pt>
                <c:pt idx="96">
                  <c:v>219.540637</c:v>
                </c:pt>
                <c:pt idx="97">
                  <c:v>219.7596266</c:v>
                </c:pt>
                <c:pt idx="98">
                  <c:v>219.9387246</c:v>
                </c:pt>
                <c:pt idx="99">
                  <c:v>220.1178226</c:v>
                </c:pt>
                <c:pt idx="100">
                  <c:v>220.2969205</c:v>
                </c:pt>
                <c:pt idx="101">
                  <c:v>220.4760185</c:v>
                </c:pt>
                <c:pt idx="102">
                  <c:v>220.5694104</c:v>
                </c:pt>
                <c:pt idx="103">
                  <c:v>220.6628023</c:v>
                </c:pt>
                <c:pt idx="104">
                  <c:v>220.7561941</c:v>
                </c:pt>
                <c:pt idx="105">
                  <c:v>220.849586</c:v>
                </c:pt>
                <c:pt idx="106">
                  <c:v>221.0106341</c:v>
                </c:pt>
                <c:pt idx="107">
                  <c:v>221.2224243</c:v>
                </c:pt>
                <c:pt idx="108">
                  <c:v>221.4342146</c:v>
                </c:pt>
                <c:pt idx="109">
                  <c:v>221.6460048</c:v>
                </c:pt>
                <c:pt idx="110">
                  <c:v>221.7989713</c:v>
                </c:pt>
                <c:pt idx="111">
                  <c:v>221.8735063</c:v>
                </c:pt>
                <c:pt idx="112">
                  <c:v>221.9480412</c:v>
                </c:pt>
                <c:pt idx="113">
                  <c:v>222.0225762</c:v>
                </c:pt>
                <c:pt idx="114">
                  <c:v>222.0971111</c:v>
                </c:pt>
                <c:pt idx="115">
                  <c:v>222.1512315</c:v>
                </c:pt>
                <c:pt idx="116">
                  <c:v>222.2053519</c:v>
                </c:pt>
                <c:pt idx="117">
                  <c:v>222.2594722</c:v>
                </c:pt>
                <c:pt idx="118">
                  <c:v>222.3135926</c:v>
                </c:pt>
                <c:pt idx="119">
                  <c:v>222.330443</c:v>
                </c:pt>
                <c:pt idx="120">
                  <c:v>222.3323853</c:v>
                </c:pt>
                <c:pt idx="121">
                  <c:v>222.3343277</c:v>
                </c:pt>
                <c:pt idx="122">
                  <c:v>222.33627</c:v>
                </c:pt>
                <c:pt idx="123">
                  <c:v>222.3492901</c:v>
                </c:pt>
                <c:pt idx="124">
                  <c:v>222.3900046</c:v>
                </c:pt>
                <c:pt idx="125">
                  <c:v>222.4307191</c:v>
                </c:pt>
                <c:pt idx="126">
                  <c:v>222.4714336</c:v>
                </c:pt>
                <c:pt idx="127">
                  <c:v>222.5121481</c:v>
                </c:pt>
                <c:pt idx="128">
                  <c:v>222.5209358</c:v>
                </c:pt>
                <c:pt idx="129">
                  <c:v>222.5297234</c:v>
                </c:pt>
                <c:pt idx="130">
                  <c:v>222.5385111</c:v>
                </c:pt>
                <c:pt idx="131">
                  <c:v>222.5472987</c:v>
                </c:pt>
                <c:pt idx="132">
                  <c:v>222.6276753</c:v>
                </c:pt>
                <c:pt idx="133">
                  <c:v>222.7617437</c:v>
                </c:pt>
                <c:pt idx="134">
                  <c:v>222.8958121</c:v>
                </c:pt>
                <c:pt idx="135">
                  <c:v>223.0298805</c:v>
                </c:pt>
                <c:pt idx="136">
                  <c:v>223.1734167</c:v>
                </c:pt>
                <c:pt idx="137">
                  <c:v>223.3737593</c:v>
                </c:pt>
                <c:pt idx="138">
                  <c:v>223.5741019</c:v>
                </c:pt>
                <c:pt idx="139">
                  <c:v>223.7744444</c:v>
                </c:pt>
                <c:pt idx="140">
                  <c:v>223.974787</c:v>
                </c:pt>
                <c:pt idx="141">
                  <c:v>224.0192873</c:v>
                </c:pt>
                <c:pt idx="142">
                  <c:v>224.0378139</c:v>
                </c:pt>
                <c:pt idx="143">
                  <c:v>224.0563405</c:v>
                </c:pt>
                <c:pt idx="144">
                  <c:v>224.0748671</c:v>
                </c:pt>
                <c:pt idx="145">
                  <c:v>224.1066241</c:v>
                </c:pt>
                <c:pt idx="146">
                  <c:v>224.1560216</c:v>
                </c:pt>
                <c:pt idx="147">
                  <c:v>224.2054191</c:v>
                </c:pt>
                <c:pt idx="148">
                  <c:v>224.2548167</c:v>
                </c:pt>
                <c:pt idx="149">
                  <c:v>224.314405</c:v>
                </c:pt>
                <c:pt idx="150">
                  <c:v>224.4351383</c:v>
                </c:pt>
                <c:pt idx="151">
                  <c:v>224.5558716</c:v>
                </c:pt>
                <c:pt idx="152">
                  <c:v>224.6766048</c:v>
                </c:pt>
                <c:pt idx="153">
                  <c:v>224.7973381</c:v>
                </c:pt>
                <c:pt idx="154">
                  <c:v>224.8311254</c:v>
                </c:pt>
                <c:pt idx="155">
                  <c:v>224.8301344</c:v>
                </c:pt>
                <c:pt idx="156">
                  <c:v>224.8291434</c:v>
                </c:pt>
                <c:pt idx="157">
                  <c:v>224.8281523</c:v>
                </c:pt>
                <c:pt idx="158">
                  <c:v>224.86875</c:v>
                </c:pt>
                <c:pt idx="159">
                  <c:v>225.0133194</c:v>
                </c:pt>
                <c:pt idx="160">
                  <c:v>225.1578889</c:v>
                </c:pt>
                <c:pt idx="161">
                  <c:v>225.3024583</c:v>
                </c:pt>
                <c:pt idx="162">
                  <c:v>225.4297742</c:v>
                </c:pt>
                <c:pt idx="163">
                  <c:v>225.5139561</c:v>
                </c:pt>
                <c:pt idx="164">
                  <c:v>225.598138</c:v>
                </c:pt>
                <c:pt idx="165">
                  <c:v>225.6823199</c:v>
                </c:pt>
                <c:pt idx="166">
                  <c:v>225.7665018</c:v>
                </c:pt>
                <c:pt idx="167">
                  <c:v>225.7665018</c:v>
                </c:pt>
                <c:pt idx="168">
                  <c:v>225.7665018</c:v>
                </c:pt>
              </c:numCache>
            </c:numRef>
          </c:val>
          <c:smooth val="0"/>
        </c:ser>
        <c:ser>
          <c:idx val="5"/>
          <c:order val="5"/>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CPI!$G$2:$G$170</c:f>
              <c:numCache>
                <c:formatCode>General</c:formatCode>
                <c:ptCount val="169"/>
                <c:pt idx="0">
                  <c:v>212.6223518</c:v>
                </c:pt>
                <c:pt idx="1">
                  <c:v>212.7700425</c:v>
                </c:pt>
                <c:pt idx="2">
                  <c:v>212.8161546</c:v>
                </c:pt>
                <c:pt idx="3">
                  <c:v>212.845337</c:v>
                </c:pt>
                <c:pt idx="4">
                  <c:v>212.8745193</c:v>
                </c:pt>
                <c:pt idx="5">
                  <c:v>212.9037017</c:v>
                </c:pt>
                <c:pt idx="6">
                  <c:v>212.7351935</c:v>
                </c:pt>
                <c:pt idx="7">
                  <c:v>212.533737</c:v>
                </c:pt>
                <c:pt idx="8">
                  <c:v>212.3322805</c:v>
                </c:pt>
                <c:pt idx="9">
                  <c:v>212.1308239</c:v>
                </c:pt>
                <c:pt idx="10">
                  <c:v>211.9942765</c:v>
                </c:pt>
                <c:pt idx="11">
                  <c:v>211.9442745</c:v>
                </c:pt>
                <c:pt idx="12">
                  <c:v>211.8942725</c:v>
                </c:pt>
                <c:pt idx="13">
                  <c:v>211.8442706</c:v>
                </c:pt>
                <c:pt idx="14">
                  <c:v>211.8421769</c:v>
                </c:pt>
                <c:pt idx="15">
                  <c:v>212.1275324</c:v>
                </c:pt>
                <c:pt idx="16">
                  <c:v>212.412888</c:v>
                </c:pt>
                <c:pt idx="17">
                  <c:v>212.6982436</c:v>
                </c:pt>
                <c:pt idx="18">
                  <c:v>212.9835992</c:v>
                </c:pt>
                <c:pt idx="19">
                  <c:v>212.9813843</c:v>
                </c:pt>
                <c:pt idx="20">
                  <c:v>212.8641412</c:v>
                </c:pt>
                <c:pt idx="21">
                  <c:v>212.746898</c:v>
                </c:pt>
                <c:pt idx="22">
                  <c:v>212.6296549</c:v>
                </c:pt>
                <c:pt idx="23">
                  <c:v>212.6212163</c:v>
                </c:pt>
                <c:pt idx="24">
                  <c:v>212.7578505</c:v>
                </c:pt>
                <c:pt idx="25">
                  <c:v>212.8944846</c:v>
                </c:pt>
                <c:pt idx="26">
                  <c:v>213.0311188</c:v>
                </c:pt>
                <c:pt idx="27">
                  <c:v>213.1677529</c:v>
                </c:pt>
                <c:pt idx="28">
                  <c:v>213.1291427</c:v>
                </c:pt>
                <c:pt idx="29">
                  <c:v>213.0905324</c:v>
                </c:pt>
                <c:pt idx="30">
                  <c:v>213.0519222</c:v>
                </c:pt>
                <c:pt idx="31">
                  <c:v>213.013312</c:v>
                </c:pt>
                <c:pt idx="32">
                  <c:v>213.0398643</c:v>
                </c:pt>
                <c:pt idx="33">
                  <c:v>213.1152886</c:v>
                </c:pt>
                <c:pt idx="34">
                  <c:v>213.1907129</c:v>
                </c:pt>
                <c:pt idx="35">
                  <c:v>213.2661373</c:v>
                </c:pt>
                <c:pt idx="36">
                  <c:v>213.3337977</c:v>
                </c:pt>
                <c:pt idx="37">
                  <c:v>213.3820486</c:v>
                </c:pt>
                <c:pt idx="38">
                  <c:v>213.4302994</c:v>
                </c:pt>
                <c:pt idx="39">
                  <c:v>213.4785503</c:v>
                </c:pt>
                <c:pt idx="40">
                  <c:v>213.5268011</c:v>
                </c:pt>
                <c:pt idx="41">
                  <c:v>213.4107412</c:v>
                </c:pt>
                <c:pt idx="42">
                  <c:v>213.2672961</c:v>
                </c:pt>
                <c:pt idx="43">
                  <c:v>213.123851</c:v>
                </c:pt>
                <c:pt idx="44">
                  <c:v>212.9804059</c:v>
                </c:pt>
                <c:pt idx="45">
                  <c:v>212.918049</c:v>
                </c:pt>
                <c:pt idx="46">
                  <c:v>212.9165082</c:v>
                </c:pt>
                <c:pt idx="47">
                  <c:v>212.9149674</c:v>
                </c:pt>
                <c:pt idx="48">
                  <c:v>212.9134266</c:v>
                </c:pt>
                <c:pt idx="49">
                  <c:v>212.9655882</c:v>
                </c:pt>
                <c:pt idx="50">
                  <c:v>213.3399647</c:v>
                </c:pt>
                <c:pt idx="51">
                  <c:v>213.7143412</c:v>
                </c:pt>
                <c:pt idx="52">
                  <c:v>214.0887176</c:v>
                </c:pt>
                <c:pt idx="53">
                  <c:v>214.4630941</c:v>
                </c:pt>
                <c:pt idx="54">
                  <c:v>214.7775231</c:v>
                </c:pt>
                <c:pt idx="55">
                  <c:v>215.0679731</c:v>
                </c:pt>
                <c:pt idx="56">
                  <c:v>215.3584231</c:v>
                </c:pt>
                <c:pt idx="57">
                  <c:v>215.6488731</c:v>
                </c:pt>
                <c:pt idx="58">
                  <c:v>215.9035078</c:v>
                </c:pt>
                <c:pt idx="59">
                  <c:v>216.1438163</c:v>
                </c:pt>
                <c:pt idx="60">
                  <c:v>216.3841249</c:v>
                </c:pt>
                <c:pt idx="61">
                  <c:v>216.6244334</c:v>
                </c:pt>
                <c:pt idx="62">
                  <c:v>216.8446627</c:v>
                </c:pt>
                <c:pt idx="63">
                  <c:v>217.0146941</c:v>
                </c:pt>
                <c:pt idx="64">
                  <c:v>217.1847255</c:v>
                </c:pt>
                <c:pt idx="65">
                  <c:v>217.3547569</c:v>
                </c:pt>
                <c:pt idx="66">
                  <c:v>217.5247882</c:v>
                </c:pt>
                <c:pt idx="67">
                  <c:v>217.2896095</c:v>
                </c:pt>
                <c:pt idx="68">
                  <c:v>217.0544307</c:v>
                </c:pt>
                <c:pt idx="69">
                  <c:v>216.819252</c:v>
                </c:pt>
                <c:pt idx="70">
                  <c:v>216.5840732</c:v>
                </c:pt>
                <c:pt idx="71">
                  <c:v>216.5371616</c:v>
                </c:pt>
                <c:pt idx="72">
                  <c:v>216.6314502</c:v>
                </c:pt>
                <c:pt idx="73">
                  <c:v>216.7257388</c:v>
                </c:pt>
                <c:pt idx="74">
                  <c:v>216.8200275</c:v>
                </c:pt>
                <c:pt idx="75">
                  <c:v>216.9044732</c:v>
                </c:pt>
                <c:pt idx="76">
                  <c:v>216.964312</c:v>
                </c:pt>
                <c:pt idx="77">
                  <c:v>217.0241507</c:v>
                </c:pt>
                <c:pt idx="78">
                  <c:v>217.0839894</c:v>
                </c:pt>
                <c:pt idx="79">
                  <c:v>217.1438281</c:v>
                </c:pt>
                <c:pt idx="80">
                  <c:v>217.2069662</c:v>
                </c:pt>
                <c:pt idx="81">
                  <c:v>217.2706542999993</c:v>
                </c:pt>
                <c:pt idx="82">
                  <c:v>217.3343423</c:v>
                </c:pt>
                <c:pt idx="83">
                  <c:v>217.3980304</c:v>
                </c:pt>
                <c:pt idx="84">
                  <c:v>217.5797506</c:v>
                </c:pt>
                <c:pt idx="85">
                  <c:v>217.9188471</c:v>
                </c:pt>
                <c:pt idx="86">
                  <c:v>218.2579435</c:v>
                </c:pt>
                <c:pt idx="87">
                  <c:v>218.59704</c:v>
                </c:pt>
                <c:pt idx="88">
                  <c:v>218.9109844</c:v>
                </c:pt>
                <c:pt idx="89">
                  <c:v>219.0740167</c:v>
                </c:pt>
                <c:pt idx="90">
                  <c:v>219.237049</c:v>
                </c:pt>
                <c:pt idx="91">
                  <c:v>219.4000812</c:v>
                </c:pt>
                <c:pt idx="92">
                  <c:v>219.5631135</c:v>
                </c:pt>
                <c:pt idx="93">
                  <c:v>219.7897137</c:v>
                </c:pt>
                <c:pt idx="94">
                  <c:v>220.0417412</c:v>
                </c:pt>
                <c:pt idx="95">
                  <c:v>220.2937686</c:v>
                </c:pt>
                <c:pt idx="96">
                  <c:v>220.5457961</c:v>
                </c:pt>
                <c:pt idx="97">
                  <c:v>220.7671856</c:v>
                </c:pt>
                <c:pt idx="98">
                  <c:v>220.9477245</c:v>
                </c:pt>
                <c:pt idx="99">
                  <c:v>221.1282634</c:v>
                </c:pt>
                <c:pt idx="100">
                  <c:v>221.3088023</c:v>
                </c:pt>
                <c:pt idx="101">
                  <c:v>221.4893412</c:v>
                </c:pt>
                <c:pt idx="102">
                  <c:v>221.5831306</c:v>
                </c:pt>
                <c:pt idx="103">
                  <c:v>221.6769199</c:v>
                </c:pt>
                <c:pt idx="104">
                  <c:v>221.7707093</c:v>
                </c:pt>
                <c:pt idx="105">
                  <c:v>221.8644987</c:v>
                </c:pt>
                <c:pt idx="106">
                  <c:v>222.026359</c:v>
                </c:pt>
                <c:pt idx="107">
                  <c:v>222.2392726</c:v>
                </c:pt>
                <c:pt idx="108">
                  <c:v>222.4521862</c:v>
                </c:pt>
                <c:pt idx="109">
                  <c:v>222.6650998</c:v>
                </c:pt>
                <c:pt idx="110">
                  <c:v>222.8186603</c:v>
                </c:pt>
                <c:pt idx="111">
                  <c:v>222.8930835</c:v>
                </c:pt>
                <c:pt idx="112">
                  <c:v>222.9675066</c:v>
                </c:pt>
                <c:pt idx="113">
                  <c:v>223.0419298</c:v>
                </c:pt>
                <c:pt idx="114">
                  <c:v>223.1163529</c:v>
                </c:pt>
                <c:pt idx="115">
                  <c:v>223.17092</c:v>
                </c:pt>
                <c:pt idx="116">
                  <c:v>223.2254871</c:v>
                </c:pt>
                <c:pt idx="117">
                  <c:v>223.2800541</c:v>
                </c:pt>
                <c:pt idx="118">
                  <c:v>223.3346212</c:v>
                </c:pt>
                <c:pt idx="119">
                  <c:v>223.3511928</c:v>
                </c:pt>
                <c:pt idx="120">
                  <c:v>223.3525662</c:v>
                </c:pt>
                <c:pt idx="121">
                  <c:v>223.3539397</c:v>
                </c:pt>
                <c:pt idx="122">
                  <c:v>223.3553131</c:v>
                </c:pt>
                <c:pt idx="123">
                  <c:v>223.3680933</c:v>
                </c:pt>
                <c:pt idx="124">
                  <c:v>223.4093906</c:v>
                </c:pt>
                <c:pt idx="125">
                  <c:v>223.4506878</c:v>
                </c:pt>
                <c:pt idx="126">
                  <c:v>223.4919851</c:v>
                </c:pt>
                <c:pt idx="127">
                  <c:v>223.5332824</c:v>
                </c:pt>
                <c:pt idx="128">
                  <c:v>223.5424501</c:v>
                </c:pt>
                <c:pt idx="129">
                  <c:v>223.5516178</c:v>
                </c:pt>
                <c:pt idx="130">
                  <c:v>223.5607856</c:v>
                </c:pt>
                <c:pt idx="131">
                  <c:v>223.5699533</c:v>
                </c:pt>
                <c:pt idx="132">
                  <c:v>223.6510224</c:v>
                </c:pt>
                <c:pt idx="133">
                  <c:v>223.7860175</c:v>
                </c:pt>
                <c:pt idx="134">
                  <c:v>223.9210125</c:v>
                </c:pt>
                <c:pt idx="135">
                  <c:v>224.0560076</c:v>
                </c:pt>
                <c:pt idx="136">
                  <c:v>224.2004678</c:v>
                </c:pt>
                <c:pt idx="137">
                  <c:v>224.4017192</c:v>
                </c:pt>
                <c:pt idx="138">
                  <c:v>224.6029706</c:v>
                </c:pt>
                <c:pt idx="139">
                  <c:v>224.804222</c:v>
                </c:pt>
                <c:pt idx="140">
                  <c:v>225.0054733</c:v>
                </c:pt>
                <c:pt idx="141">
                  <c:v>225.0501013</c:v>
                </c:pt>
                <c:pt idx="142">
                  <c:v>225.0686254</c:v>
                </c:pt>
                <c:pt idx="143">
                  <c:v>225.0871495</c:v>
                </c:pt>
                <c:pt idx="144">
                  <c:v>225.1056736</c:v>
                </c:pt>
                <c:pt idx="145">
                  <c:v>225.1376976</c:v>
                </c:pt>
                <c:pt idx="146">
                  <c:v>225.1877216</c:v>
                </c:pt>
                <c:pt idx="147">
                  <c:v>225.2377455</c:v>
                </c:pt>
                <c:pt idx="148">
                  <c:v>225.2877694</c:v>
                </c:pt>
                <c:pt idx="149">
                  <c:v>225.3479355</c:v>
                </c:pt>
                <c:pt idx="150">
                  <c:v>225.4689545</c:v>
                </c:pt>
                <c:pt idx="151">
                  <c:v>225.5899734</c:v>
                </c:pt>
                <c:pt idx="152">
                  <c:v>225.7109924</c:v>
                </c:pt>
                <c:pt idx="153">
                  <c:v>225.8320114</c:v>
                </c:pt>
                <c:pt idx="154">
                  <c:v>225.8649753</c:v>
                </c:pt>
                <c:pt idx="155">
                  <c:v>225.8627173</c:v>
                </c:pt>
                <c:pt idx="156">
                  <c:v>225.8604592</c:v>
                </c:pt>
                <c:pt idx="157">
                  <c:v>225.8582011</c:v>
                </c:pt>
                <c:pt idx="158">
                  <c:v>225.8980588</c:v>
                </c:pt>
                <c:pt idx="159">
                  <c:v>226.0432059</c:v>
                </c:pt>
                <c:pt idx="160">
                  <c:v>226.1883529</c:v>
                </c:pt>
                <c:pt idx="161">
                  <c:v>226.3335</c:v>
                </c:pt>
                <c:pt idx="162">
                  <c:v>226.4615074</c:v>
                </c:pt>
                <c:pt idx="163">
                  <c:v>226.5466656999997</c:v>
                </c:pt>
                <c:pt idx="164">
                  <c:v>226.6318239</c:v>
                </c:pt>
                <c:pt idx="165">
                  <c:v>226.7169822</c:v>
                </c:pt>
                <c:pt idx="166">
                  <c:v>226.8021404</c:v>
                </c:pt>
                <c:pt idx="167">
                  <c:v>226.8021404</c:v>
                </c:pt>
                <c:pt idx="168">
                  <c:v>226.8021404</c:v>
                </c:pt>
              </c:numCache>
            </c:numRef>
          </c:val>
          <c:smooth val="0"/>
        </c:ser>
        <c:ser>
          <c:idx val="6"/>
          <c:order val="6"/>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CPI!$H$2:$H$170</c:f>
              <c:numCache>
                <c:formatCode>General</c:formatCode>
                <c:ptCount val="169"/>
                <c:pt idx="0">
                  <c:v>189.3816974</c:v>
                </c:pt>
                <c:pt idx="1">
                  <c:v>189.4642725</c:v>
                </c:pt>
                <c:pt idx="2">
                  <c:v>189.5340998</c:v>
                </c:pt>
                <c:pt idx="3">
                  <c:v>189.6018023</c:v>
                </c:pt>
                <c:pt idx="4">
                  <c:v>189.6695049</c:v>
                </c:pt>
                <c:pt idx="5">
                  <c:v>189.7372075</c:v>
                </c:pt>
                <c:pt idx="6">
                  <c:v>189.734262</c:v>
                </c:pt>
                <c:pt idx="7">
                  <c:v>189.7195417</c:v>
                </c:pt>
                <c:pt idx="8">
                  <c:v>189.7048215</c:v>
                </c:pt>
                <c:pt idx="9">
                  <c:v>189.6901012</c:v>
                </c:pt>
                <c:pt idx="10">
                  <c:v>189.6628845</c:v>
                </c:pt>
                <c:pt idx="11">
                  <c:v>189.6190056999997</c:v>
                </c:pt>
                <c:pt idx="12">
                  <c:v>189.575127</c:v>
                </c:pt>
                <c:pt idx="13">
                  <c:v>189.5312483</c:v>
                </c:pt>
                <c:pt idx="14">
                  <c:v>189.4904116</c:v>
                </c:pt>
                <c:pt idx="15">
                  <c:v>189.467827</c:v>
                </c:pt>
                <c:pt idx="16">
                  <c:v>189.4452425</c:v>
                </c:pt>
                <c:pt idx="17">
                  <c:v>189.422658</c:v>
                </c:pt>
                <c:pt idx="18">
                  <c:v>189.4000734</c:v>
                </c:pt>
                <c:pt idx="19">
                  <c:v>189.4185259</c:v>
                </c:pt>
                <c:pt idx="20">
                  <c:v>189.4533931</c:v>
                </c:pt>
                <c:pt idx="21">
                  <c:v>189.4882603</c:v>
                </c:pt>
                <c:pt idx="22">
                  <c:v>189.5231276</c:v>
                </c:pt>
                <c:pt idx="23">
                  <c:v>189.6125456</c:v>
                </c:pt>
                <c:pt idx="24">
                  <c:v>189.774698</c:v>
                </c:pt>
                <c:pt idx="25">
                  <c:v>189.9368504</c:v>
                </c:pt>
                <c:pt idx="26">
                  <c:v>190.0990028</c:v>
                </c:pt>
                <c:pt idx="27">
                  <c:v>190.2611552</c:v>
                </c:pt>
                <c:pt idx="28">
                  <c:v>190.2948237</c:v>
                </c:pt>
                <c:pt idx="29">
                  <c:v>190.3284922</c:v>
                </c:pt>
                <c:pt idx="30">
                  <c:v>190.3621607</c:v>
                </c:pt>
                <c:pt idx="31">
                  <c:v>190.3958293</c:v>
                </c:pt>
                <c:pt idx="32">
                  <c:v>190.4688287</c:v>
                </c:pt>
                <c:pt idx="33">
                  <c:v>190.5713264</c:v>
                </c:pt>
                <c:pt idx="34">
                  <c:v>190.6738241</c:v>
                </c:pt>
                <c:pt idx="35">
                  <c:v>190.7763218</c:v>
                </c:pt>
                <c:pt idx="36">
                  <c:v>190.8623087</c:v>
                </c:pt>
                <c:pt idx="37">
                  <c:v>190.9070184</c:v>
                </c:pt>
                <c:pt idx="38">
                  <c:v>190.951728</c:v>
                </c:pt>
                <c:pt idx="39">
                  <c:v>190.9964377</c:v>
                </c:pt>
                <c:pt idx="40">
                  <c:v>191.0411474</c:v>
                </c:pt>
                <c:pt idx="41">
                  <c:v>191.0312172</c:v>
                </c:pt>
                <c:pt idx="42">
                  <c:v>191.0121805</c:v>
                </c:pt>
                <c:pt idx="43">
                  <c:v>190.9931437</c:v>
                </c:pt>
                <c:pt idx="44">
                  <c:v>190.9741069</c:v>
                </c:pt>
                <c:pt idx="45">
                  <c:v>191.0303376</c:v>
                </c:pt>
                <c:pt idx="46">
                  <c:v>191.1430189</c:v>
                </c:pt>
                <c:pt idx="47">
                  <c:v>191.2557002</c:v>
                </c:pt>
                <c:pt idx="48">
                  <c:v>191.3683815</c:v>
                </c:pt>
                <c:pt idx="49">
                  <c:v>191.4784939</c:v>
                </c:pt>
                <c:pt idx="50">
                  <c:v>191.5731924</c:v>
                </c:pt>
                <c:pt idx="51">
                  <c:v>191.667891</c:v>
                </c:pt>
                <c:pt idx="52">
                  <c:v>191.7625895</c:v>
                </c:pt>
                <c:pt idx="53">
                  <c:v>191.8572881</c:v>
                </c:pt>
                <c:pt idx="54">
                  <c:v>191.9178331</c:v>
                </c:pt>
                <c:pt idx="55">
                  <c:v>191.9647167</c:v>
                </c:pt>
                <c:pt idx="56">
                  <c:v>192.0116004</c:v>
                </c:pt>
                <c:pt idx="57">
                  <c:v>192.058484</c:v>
                </c:pt>
                <c:pt idx="58">
                  <c:v>192.1237981</c:v>
                </c:pt>
                <c:pt idx="59">
                  <c:v>192.1964844</c:v>
                </c:pt>
                <c:pt idx="60">
                  <c:v>192.2691707</c:v>
                </c:pt>
                <c:pt idx="61">
                  <c:v>192.3418571</c:v>
                </c:pt>
                <c:pt idx="62">
                  <c:v>192.4225954</c:v>
                </c:pt>
                <c:pt idx="63">
                  <c:v>192.5234638</c:v>
                </c:pt>
                <c:pt idx="64">
                  <c:v>192.6243322</c:v>
                </c:pt>
                <c:pt idx="65">
                  <c:v>192.7252006</c:v>
                </c:pt>
                <c:pt idx="66">
                  <c:v>192.826069</c:v>
                </c:pt>
                <c:pt idx="67">
                  <c:v>192.831317</c:v>
                </c:pt>
                <c:pt idx="68">
                  <c:v>192.8365651</c:v>
                </c:pt>
                <c:pt idx="69">
                  <c:v>192.8418131</c:v>
                </c:pt>
                <c:pt idx="70">
                  <c:v>192.8470612</c:v>
                </c:pt>
                <c:pt idx="71">
                  <c:v>192.9034759</c:v>
                </c:pt>
                <c:pt idx="72">
                  <c:v>192.9982655</c:v>
                </c:pt>
                <c:pt idx="73">
                  <c:v>193.0930552</c:v>
                </c:pt>
                <c:pt idx="74">
                  <c:v>193.1878448</c:v>
                </c:pt>
                <c:pt idx="75">
                  <c:v>193.3125484</c:v>
                </c:pt>
                <c:pt idx="76">
                  <c:v>193.5120367</c:v>
                </c:pt>
                <c:pt idx="77">
                  <c:v>193.711525</c:v>
                </c:pt>
                <c:pt idx="78">
                  <c:v>193.9110133</c:v>
                </c:pt>
                <c:pt idx="79">
                  <c:v>194.1105017</c:v>
                </c:pt>
                <c:pt idx="80">
                  <c:v>194.2500634</c:v>
                </c:pt>
                <c:pt idx="81">
                  <c:v>194.3796374</c:v>
                </c:pt>
                <c:pt idx="82">
                  <c:v>194.5092113</c:v>
                </c:pt>
                <c:pt idx="83">
                  <c:v>194.6387853</c:v>
                </c:pt>
                <c:pt idx="84">
                  <c:v>194.7419707</c:v>
                </c:pt>
                <c:pt idx="85">
                  <c:v>194.8099713</c:v>
                </c:pt>
                <c:pt idx="86">
                  <c:v>194.8779718</c:v>
                </c:pt>
                <c:pt idx="87">
                  <c:v>194.9459724</c:v>
                </c:pt>
                <c:pt idx="88">
                  <c:v>195.0261012</c:v>
                </c:pt>
                <c:pt idx="89">
                  <c:v>195.1789994</c:v>
                </c:pt>
                <c:pt idx="90">
                  <c:v>195.3318977</c:v>
                </c:pt>
                <c:pt idx="91">
                  <c:v>195.4847959</c:v>
                </c:pt>
                <c:pt idx="92">
                  <c:v>195.6376941</c:v>
                </c:pt>
                <c:pt idx="93">
                  <c:v>195.7184713</c:v>
                </c:pt>
                <c:pt idx="94">
                  <c:v>195.7704</c:v>
                </c:pt>
                <c:pt idx="95">
                  <c:v>195.8223287</c:v>
                </c:pt>
                <c:pt idx="96">
                  <c:v>195.8742575</c:v>
                </c:pt>
                <c:pt idx="97">
                  <c:v>195.9841685</c:v>
                </c:pt>
                <c:pt idx="98">
                  <c:v>196.1713893</c:v>
                </c:pt>
                <c:pt idx="99">
                  <c:v>196.3586101</c:v>
                </c:pt>
                <c:pt idx="100">
                  <c:v>196.5458309</c:v>
                </c:pt>
                <c:pt idx="101">
                  <c:v>196.7330516999997</c:v>
                </c:pt>
                <c:pt idx="102">
                  <c:v>196.7796651999987</c:v>
                </c:pt>
                <c:pt idx="103">
                  <c:v>196.8262786</c:v>
                </c:pt>
                <c:pt idx="104">
                  <c:v>196.8728921</c:v>
                </c:pt>
                <c:pt idx="105">
                  <c:v>196.9195056</c:v>
                </c:pt>
                <c:pt idx="106">
                  <c:v>196.9432711</c:v>
                </c:pt>
                <c:pt idx="107">
                  <c:v>196.9499007</c:v>
                </c:pt>
                <c:pt idx="108">
                  <c:v>196.9565303</c:v>
                </c:pt>
                <c:pt idx="109">
                  <c:v>196.9631599</c:v>
                </c:pt>
                <c:pt idx="110">
                  <c:v>197.0457208</c:v>
                </c:pt>
                <c:pt idx="111">
                  <c:v>197.2295234</c:v>
                </c:pt>
                <c:pt idx="112">
                  <c:v>197.4133259</c:v>
                </c:pt>
                <c:pt idx="113">
                  <c:v>197.5971285</c:v>
                </c:pt>
                <c:pt idx="114">
                  <c:v>197.780931</c:v>
                </c:pt>
                <c:pt idx="115">
                  <c:v>197.7227385</c:v>
                </c:pt>
                <c:pt idx="116">
                  <c:v>197.664546</c:v>
                </c:pt>
                <c:pt idx="117">
                  <c:v>197.6063534</c:v>
                </c:pt>
                <c:pt idx="118">
                  <c:v>197.5481609</c:v>
                </c:pt>
                <c:pt idx="119">
                  <c:v>197.5553137</c:v>
                </c:pt>
                <c:pt idx="120">
                  <c:v>197.5886046</c:v>
                </c:pt>
                <c:pt idx="121">
                  <c:v>197.6218954</c:v>
                </c:pt>
                <c:pt idx="122">
                  <c:v>197.6551863</c:v>
                </c:pt>
                <c:pt idx="123">
                  <c:v>197.692292</c:v>
                </c:pt>
                <c:pt idx="124">
                  <c:v>197.7389345</c:v>
                </c:pt>
                <c:pt idx="125">
                  <c:v>197.785577</c:v>
                </c:pt>
                <c:pt idx="126">
                  <c:v>197.8322195</c:v>
                </c:pt>
                <c:pt idx="127">
                  <c:v>197.8788621</c:v>
                </c:pt>
                <c:pt idx="128">
                  <c:v>197.9290378</c:v>
                </c:pt>
                <c:pt idx="129">
                  <c:v>197.9792136</c:v>
                </c:pt>
                <c:pt idx="130">
                  <c:v>198.0293893</c:v>
                </c:pt>
                <c:pt idx="131">
                  <c:v>198.0795650999999</c:v>
                </c:pt>
                <c:pt idx="132">
                  <c:v>198.1001057</c:v>
                </c:pt>
                <c:pt idx="133">
                  <c:v>198.0984199</c:v>
                </c:pt>
                <c:pt idx="134">
                  <c:v>198.0967341</c:v>
                </c:pt>
                <c:pt idx="135">
                  <c:v>198.0950484</c:v>
                </c:pt>
                <c:pt idx="136">
                  <c:v>198.1267184</c:v>
                </c:pt>
                <c:pt idx="137">
                  <c:v>198.358523</c:v>
                </c:pt>
                <c:pt idx="138">
                  <c:v>198.5903276</c:v>
                </c:pt>
                <c:pt idx="139">
                  <c:v>198.8221322</c:v>
                </c:pt>
                <c:pt idx="140">
                  <c:v>199.0539368</c:v>
                </c:pt>
                <c:pt idx="141">
                  <c:v>199.1481963</c:v>
                </c:pt>
                <c:pt idx="142">
                  <c:v>199.2195316999997</c:v>
                </c:pt>
                <c:pt idx="143">
                  <c:v>199.2908671</c:v>
                </c:pt>
                <c:pt idx="144">
                  <c:v>199.3622024</c:v>
                </c:pt>
                <c:pt idx="145">
                  <c:v>199.4313603</c:v>
                </c:pt>
                <c:pt idx="146">
                  <c:v>199.4976149</c:v>
                </c:pt>
                <c:pt idx="147">
                  <c:v>199.5638695</c:v>
                </c:pt>
                <c:pt idx="148">
                  <c:v>199.6301241</c:v>
                </c:pt>
                <c:pt idx="149">
                  <c:v>199.7190578</c:v>
                </c:pt>
                <c:pt idx="150">
                  <c:v>199.9440662</c:v>
                </c:pt>
                <c:pt idx="151">
                  <c:v>200.1690745</c:v>
                </c:pt>
                <c:pt idx="152">
                  <c:v>200.3940829</c:v>
                </c:pt>
                <c:pt idx="153">
                  <c:v>200.6190912</c:v>
                </c:pt>
                <c:pt idx="154">
                  <c:v>200.7382625</c:v>
                </c:pt>
                <c:pt idx="155">
                  <c:v>200.815099</c:v>
                </c:pt>
                <c:pt idx="156">
                  <c:v>200.8919355</c:v>
                </c:pt>
                <c:pt idx="157">
                  <c:v>200.968772</c:v>
                </c:pt>
                <c:pt idx="158">
                  <c:v>201.040053</c:v>
                </c:pt>
                <c:pt idx="159">
                  <c:v>201.0974452</c:v>
                </c:pt>
                <c:pt idx="160">
                  <c:v>201.1548374</c:v>
                </c:pt>
                <c:pt idx="161">
                  <c:v>201.2122297</c:v>
                </c:pt>
                <c:pt idx="162">
                  <c:v>201.2410473</c:v>
                </c:pt>
                <c:pt idx="163">
                  <c:v>201.1984283</c:v>
                </c:pt>
                <c:pt idx="164">
                  <c:v>201.1558092</c:v>
                </c:pt>
                <c:pt idx="165">
                  <c:v>201.1131902</c:v>
                </c:pt>
                <c:pt idx="166">
                  <c:v>201.0705712</c:v>
                </c:pt>
                <c:pt idx="167">
                  <c:v>201.0705712</c:v>
                </c:pt>
                <c:pt idx="168">
                  <c:v>201.0705712</c:v>
                </c:pt>
              </c:numCache>
            </c:numRef>
          </c:val>
          <c:smooth val="0"/>
        </c:ser>
        <c:ser>
          <c:idx val="7"/>
          <c:order val="7"/>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CPI!$I$2:$I$170</c:f>
              <c:numCache>
                <c:formatCode>General</c:formatCode>
                <c:ptCount val="169"/>
                <c:pt idx="0">
                  <c:v>214.4714512</c:v>
                </c:pt>
                <c:pt idx="1">
                  <c:v>214.6214189</c:v>
                </c:pt>
                <c:pt idx="2">
                  <c:v>214.6664878</c:v>
                </c:pt>
                <c:pt idx="3">
                  <c:v>214.6940735</c:v>
                </c:pt>
                <c:pt idx="4">
                  <c:v>214.7216592</c:v>
                </c:pt>
                <c:pt idx="5">
                  <c:v>214.7492449</c:v>
                </c:pt>
                <c:pt idx="6">
                  <c:v>214.5764954</c:v>
                </c:pt>
                <c:pt idx="7">
                  <c:v>214.3703567</c:v>
                </c:pt>
                <c:pt idx="8">
                  <c:v>214.164218</c:v>
                </c:pt>
                <c:pt idx="9">
                  <c:v>213.9580793</c:v>
                </c:pt>
                <c:pt idx="10">
                  <c:v>213.8186357</c:v>
                </c:pt>
                <c:pt idx="11">
                  <c:v>213.768119</c:v>
                </c:pt>
                <c:pt idx="12">
                  <c:v>213.7176024</c:v>
                </c:pt>
                <c:pt idx="13">
                  <c:v>213.6670857</c:v>
                </c:pt>
                <c:pt idx="14">
                  <c:v>213.6655355</c:v>
                </c:pt>
                <c:pt idx="15">
                  <c:v>213.9577839</c:v>
                </c:pt>
                <c:pt idx="16">
                  <c:v>214.2500323</c:v>
                </c:pt>
                <c:pt idx="17">
                  <c:v>214.5422806</c:v>
                </c:pt>
                <c:pt idx="18">
                  <c:v>214.834529</c:v>
                </c:pt>
                <c:pt idx="19">
                  <c:v>214.8324452</c:v>
                </c:pt>
                <c:pt idx="20">
                  <c:v>214.7126286</c:v>
                </c:pt>
                <c:pt idx="21">
                  <c:v>214.5928119</c:v>
                </c:pt>
                <c:pt idx="22">
                  <c:v>214.4729952</c:v>
                </c:pt>
                <c:pt idx="23">
                  <c:v>214.4640599</c:v>
                </c:pt>
                <c:pt idx="24">
                  <c:v>214.6029664</c:v>
                </c:pt>
                <c:pt idx="25">
                  <c:v>214.7418728</c:v>
                </c:pt>
                <c:pt idx="26">
                  <c:v>214.8807793</c:v>
                </c:pt>
                <c:pt idx="27">
                  <c:v>215.0196856999999</c:v>
                </c:pt>
                <c:pt idx="28">
                  <c:v>214.9779825</c:v>
                </c:pt>
                <c:pt idx="29">
                  <c:v>214.9362793</c:v>
                </c:pt>
                <c:pt idx="30">
                  <c:v>214.894576</c:v>
                </c:pt>
                <c:pt idx="31">
                  <c:v>214.8528728</c:v>
                </c:pt>
                <c:pt idx="32">
                  <c:v>214.8785562</c:v>
                </c:pt>
                <c:pt idx="33">
                  <c:v>214.9547795</c:v>
                </c:pt>
                <c:pt idx="34">
                  <c:v>215.0310029</c:v>
                </c:pt>
                <c:pt idx="35">
                  <c:v>215.1072262</c:v>
                </c:pt>
                <c:pt idx="36">
                  <c:v>215.1757</c:v>
                </c:pt>
                <c:pt idx="37">
                  <c:v>215.2248</c:v>
                </c:pt>
                <c:pt idx="38">
                  <c:v>215.2739</c:v>
                </c:pt>
                <c:pt idx="39">
                  <c:v>215.323</c:v>
                </c:pt>
                <c:pt idx="40">
                  <c:v>215.3721</c:v>
                </c:pt>
                <c:pt idx="41">
                  <c:v>215.2538714</c:v>
                </c:pt>
                <c:pt idx="42">
                  <c:v>215.1077548</c:v>
                </c:pt>
                <c:pt idx="43">
                  <c:v>214.9616381</c:v>
                </c:pt>
                <c:pt idx="44">
                  <c:v>214.8155214</c:v>
                </c:pt>
                <c:pt idx="45">
                  <c:v>214.7510843</c:v>
                </c:pt>
                <c:pt idx="46">
                  <c:v>214.7479069</c:v>
                </c:pt>
                <c:pt idx="47">
                  <c:v>214.7447295</c:v>
                </c:pt>
                <c:pt idx="48">
                  <c:v>214.7415521</c:v>
                </c:pt>
                <c:pt idx="49">
                  <c:v>214.7930991</c:v>
                </c:pt>
                <c:pt idx="50">
                  <c:v>215.1729926</c:v>
                </c:pt>
                <c:pt idx="51">
                  <c:v>215.5528862</c:v>
                </c:pt>
                <c:pt idx="52">
                  <c:v>215.9327797</c:v>
                </c:pt>
                <c:pt idx="53">
                  <c:v>216.3126733</c:v>
                </c:pt>
                <c:pt idx="54">
                  <c:v>216.6310383</c:v>
                </c:pt>
                <c:pt idx="55">
                  <c:v>216.9247918</c:v>
                </c:pt>
                <c:pt idx="56">
                  <c:v>217.2185454</c:v>
                </c:pt>
                <c:pt idx="57">
                  <c:v>217.512299</c:v>
                </c:pt>
                <c:pt idx="58">
                  <c:v>217.7705442</c:v>
                </c:pt>
                <c:pt idx="59">
                  <c:v>218.0145862</c:v>
                </c:pt>
                <c:pt idx="60">
                  <c:v>218.2586281</c:v>
                </c:pt>
                <c:pt idx="61">
                  <c:v>218.50267</c:v>
                </c:pt>
                <c:pt idx="62">
                  <c:v>218.7262524</c:v>
                </c:pt>
                <c:pt idx="63">
                  <c:v>218.8986857</c:v>
                </c:pt>
                <c:pt idx="64">
                  <c:v>219.071119</c:v>
                </c:pt>
                <c:pt idx="65">
                  <c:v>219.2435523999999</c:v>
                </c:pt>
                <c:pt idx="66">
                  <c:v>219.4159857</c:v>
                </c:pt>
                <c:pt idx="67">
                  <c:v>219.1746922</c:v>
                </c:pt>
                <c:pt idx="68">
                  <c:v>218.9333986</c:v>
                </c:pt>
                <c:pt idx="69">
                  <c:v>218.6921051</c:v>
                </c:pt>
                <c:pt idx="70">
                  <c:v>218.4508115</c:v>
                </c:pt>
                <c:pt idx="71">
                  <c:v>218.4021448</c:v>
                </c:pt>
                <c:pt idx="72">
                  <c:v>218.4979481</c:v>
                </c:pt>
                <c:pt idx="73">
                  <c:v>218.5937514</c:v>
                </c:pt>
                <c:pt idx="74">
                  <c:v>218.6895548</c:v>
                </c:pt>
                <c:pt idx="75">
                  <c:v>218.7746217</c:v>
                </c:pt>
                <c:pt idx="76">
                  <c:v>218.8328475</c:v>
                </c:pt>
                <c:pt idx="77">
                  <c:v>218.8910733</c:v>
                </c:pt>
                <c:pt idx="78">
                  <c:v>218.9492991</c:v>
                </c:pt>
                <c:pt idx="79">
                  <c:v>219.0075249</c:v>
                </c:pt>
                <c:pt idx="80">
                  <c:v>219.0701968</c:v>
                </c:pt>
                <c:pt idx="81">
                  <c:v>219.1336097</c:v>
                </c:pt>
                <c:pt idx="82">
                  <c:v>219.1970226</c:v>
                </c:pt>
                <c:pt idx="83">
                  <c:v>219.2604355</c:v>
                </c:pt>
                <c:pt idx="84">
                  <c:v>219.4442443</c:v>
                </c:pt>
                <c:pt idx="85">
                  <c:v>219.788581</c:v>
                </c:pt>
                <c:pt idx="86">
                  <c:v>220.1329176</c:v>
                </c:pt>
                <c:pt idx="87">
                  <c:v>220.4772543</c:v>
                </c:pt>
                <c:pt idx="88">
                  <c:v>220.7960935</c:v>
                </c:pt>
                <c:pt idx="89">
                  <c:v>220.9619484</c:v>
                </c:pt>
                <c:pt idx="90">
                  <c:v>221.1278032</c:v>
                </c:pt>
                <c:pt idx="91">
                  <c:v>221.2936581</c:v>
                </c:pt>
                <c:pt idx="92">
                  <c:v>221.4595129</c:v>
                </c:pt>
                <c:pt idx="93">
                  <c:v>221.6911738</c:v>
                </c:pt>
                <c:pt idx="94">
                  <c:v>221.9491571</c:v>
                </c:pt>
                <c:pt idx="95">
                  <c:v>222.2071405</c:v>
                </c:pt>
                <c:pt idx="96">
                  <c:v>222.4651238</c:v>
                </c:pt>
                <c:pt idx="97">
                  <c:v>222.6910959</c:v>
                </c:pt>
                <c:pt idx="98">
                  <c:v>222.8743862</c:v>
                </c:pt>
                <c:pt idx="99">
                  <c:v>223.0576765</c:v>
                </c:pt>
                <c:pt idx="100">
                  <c:v>223.2409668</c:v>
                </c:pt>
                <c:pt idx="101">
                  <c:v>223.4242571</c:v>
                </c:pt>
                <c:pt idx="102">
                  <c:v>223.5188055</c:v>
                </c:pt>
                <c:pt idx="103">
                  <c:v>223.6133539</c:v>
                </c:pt>
                <c:pt idx="104">
                  <c:v>223.7079023</c:v>
                </c:pt>
                <c:pt idx="105">
                  <c:v>223.8024507</c:v>
                </c:pt>
                <c:pt idx="106">
                  <c:v>223.9658621</c:v>
                </c:pt>
                <c:pt idx="107">
                  <c:v>224.1809207</c:v>
                </c:pt>
                <c:pt idx="108">
                  <c:v>224.3959793</c:v>
                </c:pt>
                <c:pt idx="109">
                  <c:v>224.6110379</c:v>
                </c:pt>
                <c:pt idx="110">
                  <c:v>224.7657327</c:v>
                </c:pt>
                <c:pt idx="111">
                  <c:v>224.8399424</c:v>
                </c:pt>
                <c:pt idx="112">
                  <c:v>224.9141521</c:v>
                </c:pt>
                <c:pt idx="113">
                  <c:v>224.9883618</c:v>
                </c:pt>
                <c:pt idx="114">
                  <c:v>225.0625714</c:v>
                </c:pt>
                <c:pt idx="115">
                  <c:v>225.1179914</c:v>
                </c:pt>
                <c:pt idx="116">
                  <c:v>225.1734114</c:v>
                </c:pt>
                <c:pt idx="117">
                  <c:v>225.2288314</c:v>
                </c:pt>
                <c:pt idx="118">
                  <c:v>225.2842514</c:v>
                </c:pt>
                <c:pt idx="119">
                  <c:v>225.3002908</c:v>
                </c:pt>
                <c:pt idx="120">
                  <c:v>225.3005779</c:v>
                </c:pt>
                <c:pt idx="121">
                  <c:v>225.300865</c:v>
                </c:pt>
                <c:pt idx="122">
                  <c:v>225.3011521</c:v>
                </c:pt>
                <c:pt idx="123">
                  <c:v>225.3134743</c:v>
                </c:pt>
                <c:pt idx="124">
                  <c:v>225.3558843</c:v>
                </c:pt>
                <c:pt idx="125">
                  <c:v>225.3982943</c:v>
                </c:pt>
                <c:pt idx="126">
                  <c:v>225.4407043</c:v>
                </c:pt>
                <c:pt idx="127">
                  <c:v>225.4831143</c:v>
                </c:pt>
                <c:pt idx="128">
                  <c:v>225.4930078</c:v>
                </c:pt>
                <c:pt idx="129">
                  <c:v>225.5029014</c:v>
                </c:pt>
                <c:pt idx="130">
                  <c:v>225.5127949</c:v>
                </c:pt>
                <c:pt idx="131">
                  <c:v>225.5226885</c:v>
                </c:pt>
                <c:pt idx="132">
                  <c:v>225.6050797</c:v>
                </c:pt>
                <c:pt idx="133">
                  <c:v>225.7418442</c:v>
                </c:pt>
                <c:pt idx="134">
                  <c:v>225.8786088</c:v>
                </c:pt>
                <c:pt idx="135">
                  <c:v>226.0153733</c:v>
                </c:pt>
                <c:pt idx="136">
                  <c:v>226.1615981</c:v>
                </c:pt>
                <c:pt idx="137">
                  <c:v>226.3645848</c:v>
                </c:pt>
                <c:pt idx="138">
                  <c:v>226.5675714</c:v>
                </c:pt>
                <c:pt idx="139">
                  <c:v>226.7705581</c:v>
                </c:pt>
                <c:pt idx="140">
                  <c:v>226.9735448</c:v>
                </c:pt>
                <c:pt idx="141">
                  <c:v>227.0184166</c:v>
                </c:pt>
                <c:pt idx="142">
                  <c:v>227.0369359</c:v>
                </c:pt>
                <c:pt idx="143">
                  <c:v>227.0554553</c:v>
                </c:pt>
                <c:pt idx="144">
                  <c:v>227.0739747</c:v>
                </c:pt>
                <c:pt idx="145">
                  <c:v>227.1065086</c:v>
                </c:pt>
                <c:pt idx="146">
                  <c:v>227.1577286</c:v>
                </c:pt>
                <c:pt idx="147">
                  <c:v>227.2089486</c:v>
                </c:pt>
                <c:pt idx="148">
                  <c:v>227.2601686</c:v>
                </c:pt>
                <c:pt idx="149">
                  <c:v>227.3214378</c:v>
                </c:pt>
                <c:pt idx="150">
                  <c:v>227.4430023</c:v>
                </c:pt>
                <c:pt idx="151">
                  <c:v>227.5645668</c:v>
                </c:pt>
                <c:pt idx="152">
                  <c:v>227.6861313</c:v>
                </c:pt>
                <c:pt idx="153">
                  <c:v>227.8076959</c:v>
                </c:pt>
                <c:pt idx="154">
                  <c:v>227.8390876</c:v>
                </c:pt>
                <c:pt idx="155">
                  <c:v>227.8344101</c:v>
                </c:pt>
                <c:pt idx="156">
                  <c:v>227.8297327</c:v>
                </c:pt>
                <c:pt idx="157">
                  <c:v>227.8250553</c:v>
                </c:pt>
                <c:pt idx="158">
                  <c:v>227.8635</c:v>
                </c:pt>
                <c:pt idx="159">
                  <c:v>228.00975</c:v>
                </c:pt>
                <c:pt idx="160">
                  <c:v>228.156</c:v>
                </c:pt>
                <c:pt idx="161">
                  <c:v>228.30225</c:v>
                </c:pt>
                <c:pt idx="162">
                  <c:v>228.4315779</c:v>
                </c:pt>
                <c:pt idx="163">
                  <c:v>228.5186005</c:v>
                </c:pt>
                <c:pt idx="164">
                  <c:v>228.605623</c:v>
                </c:pt>
                <c:pt idx="165">
                  <c:v>228.6926456</c:v>
                </c:pt>
                <c:pt idx="166">
                  <c:v>228.7796681999997</c:v>
                </c:pt>
                <c:pt idx="167">
                  <c:v>228.7796681999997</c:v>
                </c:pt>
                <c:pt idx="168">
                  <c:v>228.7796681999997</c:v>
                </c:pt>
              </c:numCache>
            </c:numRef>
          </c:val>
          <c:smooth val="0"/>
        </c:ser>
        <c:ser>
          <c:idx val="8"/>
          <c:order val="8"/>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CPI!$J$2:$J$170</c:f>
              <c:numCache>
                <c:formatCode>General</c:formatCode>
                <c:ptCount val="169"/>
                <c:pt idx="0">
                  <c:v>214.6554591</c:v>
                </c:pt>
                <c:pt idx="1">
                  <c:v>214.8056534</c:v>
                </c:pt>
                <c:pt idx="2">
                  <c:v>214.8506185</c:v>
                </c:pt>
                <c:pt idx="3">
                  <c:v>214.8780453</c:v>
                </c:pt>
                <c:pt idx="4">
                  <c:v>214.9054721</c:v>
                </c:pt>
                <c:pt idx="5">
                  <c:v>214.932899</c:v>
                </c:pt>
                <c:pt idx="6">
                  <c:v>214.7597274</c:v>
                </c:pt>
                <c:pt idx="7">
                  <c:v>214.5531227</c:v>
                </c:pt>
                <c:pt idx="8">
                  <c:v>214.3465181</c:v>
                </c:pt>
                <c:pt idx="9">
                  <c:v>214.1399135</c:v>
                </c:pt>
                <c:pt idx="10">
                  <c:v>214.0001817</c:v>
                </c:pt>
                <c:pt idx="11">
                  <c:v>213.9496138</c:v>
                </c:pt>
                <c:pt idx="12">
                  <c:v>213.8990459</c:v>
                </c:pt>
                <c:pt idx="13">
                  <c:v>213.848478</c:v>
                </c:pt>
                <c:pt idx="14">
                  <c:v>213.8469819</c:v>
                </c:pt>
                <c:pt idx="15">
                  <c:v>214.1399162</c:v>
                </c:pt>
                <c:pt idx="16">
                  <c:v>214.4328505</c:v>
                </c:pt>
                <c:pt idx="17">
                  <c:v>214.7257848</c:v>
                </c:pt>
                <c:pt idx="18">
                  <c:v>215.0187191</c:v>
                </c:pt>
                <c:pt idx="19">
                  <c:v>215.0166484</c:v>
                </c:pt>
                <c:pt idx="20">
                  <c:v>214.8965756</c:v>
                </c:pt>
                <c:pt idx="21">
                  <c:v>214.7765028</c:v>
                </c:pt>
                <c:pt idx="22">
                  <c:v>214.6564301</c:v>
                </c:pt>
                <c:pt idx="23">
                  <c:v>214.6474453</c:v>
                </c:pt>
                <c:pt idx="24">
                  <c:v>214.7865779</c:v>
                </c:pt>
                <c:pt idx="25">
                  <c:v>214.9257105</c:v>
                </c:pt>
                <c:pt idx="26">
                  <c:v>215.064843</c:v>
                </c:pt>
                <c:pt idx="27">
                  <c:v>215.2039755999998</c:v>
                </c:pt>
                <c:pt idx="28">
                  <c:v>215.1619646</c:v>
                </c:pt>
                <c:pt idx="29">
                  <c:v>215.1199535999997</c:v>
                </c:pt>
                <c:pt idx="30">
                  <c:v>215.0779426</c:v>
                </c:pt>
                <c:pt idx="31">
                  <c:v>215.0359315</c:v>
                </c:pt>
                <c:pt idx="32">
                  <c:v>215.0615285</c:v>
                </c:pt>
                <c:pt idx="33">
                  <c:v>215.1378313</c:v>
                </c:pt>
                <c:pt idx="34">
                  <c:v>215.2141341</c:v>
                </c:pt>
                <c:pt idx="35">
                  <c:v>215.290437</c:v>
                </c:pt>
                <c:pt idx="36">
                  <c:v>215.3589917</c:v>
                </c:pt>
                <c:pt idx="37">
                  <c:v>215.4081762</c:v>
                </c:pt>
                <c:pt idx="38">
                  <c:v>215.4573607</c:v>
                </c:pt>
                <c:pt idx="39">
                  <c:v>215.5065452</c:v>
                </c:pt>
                <c:pt idx="40">
                  <c:v>215.5557297</c:v>
                </c:pt>
                <c:pt idx="41">
                  <c:v>215.4372854</c:v>
                </c:pt>
                <c:pt idx="42">
                  <c:v>215.2909028</c:v>
                </c:pt>
                <c:pt idx="43">
                  <c:v>215.1445203</c:v>
                </c:pt>
                <c:pt idx="44">
                  <c:v>214.9981378</c:v>
                </c:pt>
                <c:pt idx="45">
                  <c:v>214.9334937</c:v>
                </c:pt>
                <c:pt idx="46">
                  <c:v>214.9301534</c:v>
                </c:pt>
                <c:pt idx="47">
                  <c:v>214.9268131</c:v>
                </c:pt>
                <c:pt idx="48">
                  <c:v>214.9234729</c:v>
                </c:pt>
                <c:pt idx="49">
                  <c:v>214.9749587</c:v>
                </c:pt>
                <c:pt idx="50">
                  <c:v>215.3554013</c:v>
                </c:pt>
                <c:pt idx="51">
                  <c:v>215.7358438</c:v>
                </c:pt>
                <c:pt idx="52">
                  <c:v>216.1162864</c:v>
                </c:pt>
                <c:pt idx="53">
                  <c:v>216.496729</c:v>
                </c:pt>
                <c:pt idx="54">
                  <c:v>216.8154856</c:v>
                </c:pt>
                <c:pt idx="55">
                  <c:v>217.1095679</c:v>
                </c:pt>
                <c:pt idx="56">
                  <c:v>217.4036503</c:v>
                </c:pt>
                <c:pt idx="57">
                  <c:v>217.6977326</c:v>
                </c:pt>
                <c:pt idx="58">
                  <c:v>217.9563371</c:v>
                </c:pt>
                <c:pt idx="59">
                  <c:v>218.2007506</c:v>
                </c:pt>
                <c:pt idx="60">
                  <c:v>218.445164</c:v>
                </c:pt>
                <c:pt idx="61">
                  <c:v>218.6895775</c:v>
                </c:pt>
                <c:pt idx="62">
                  <c:v>218.9134935</c:v>
                </c:pt>
                <c:pt idx="63">
                  <c:v>219.0861659</c:v>
                </c:pt>
                <c:pt idx="64">
                  <c:v>219.2588382</c:v>
                </c:pt>
                <c:pt idx="65">
                  <c:v>219.4315106</c:v>
                </c:pt>
                <c:pt idx="66">
                  <c:v>219.6041829</c:v>
                </c:pt>
                <c:pt idx="67">
                  <c:v>219.3622809</c:v>
                </c:pt>
                <c:pt idx="68">
                  <c:v>219.1203788</c:v>
                </c:pt>
                <c:pt idx="69">
                  <c:v>218.8784768</c:v>
                </c:pt>
                <c:pt idx="70">
                  <c:v>218.6365747</c:v>
                </c:pt>
                <c:pt idx="71">
                  <c:v>218.5877333</c:v>
                </c:pt>
                <c:pt idx="72">
                  <c:v>218.6836874</c:v>
                </c:pt>
                <c:pt idx="73">
                  <c:v>218.7796415</c:v>
                </c:pt>
                <c:pt idx="74">
                  <c:v>218.8755955</c:v>
                </c:pt>
                <c:pt idx="75">
                  <c:v>218.9607242</c:v>
                </c:pt>
                <c:pt idx="76">
                  <c:v>219.0187895</c:v>
                </c:pt>
                <c:pt idx="77">
                  <c:v>219.0768548</c:v>
                </c:pt>
                <c:pt idx="78">
                  <c:v>219.1349201</c:v>
                </c:pt>
                <c:pt idx="79">
                  <c:v>219.1929854</c:v>
                </c:pt>
                <c:pt idx="80">
                  <c:v>219.2556109</c:v>
                </c:pt>
                <c:pt idx="81">
                  <c:v>219.3189965</c:v>
                </c:pt>
                <c:pt idx="82">
                  <c:v>219.382382</c:v>
                </c:pt>
                <c:pt idx="83">
                  <c:v>219.4457675</c:v>
                </c:pt>
                <c:pt idx="84">
                  <c:v>219.6297841</c:v>
                </c:pt>
                <c:pt idx="85">
                  <c:v>219.9746423</c:v>
                </c:pt>
                <c:pt idx="86">
                  <c:v>220.3195004</c:v>
                </c:pt>
                <c:pt idx="87">
                  <c:v>220.6643585</c:v>
                </c:pt>
                <c:pt idx="88">
                  <c:v>220.9836849</c:v>
                </c:pt>
                <c:pt idx="89">
                  <c:v>221.1498206</c:v>
                </c:pt>
                <c:pt idx="90">
                  <c:v>221.3159563</c:v>
                </c:pt>
                <c:pt idx="91">
                  <c:v>221.4820921</c:v>
                </c:pt>
                <c:pt idx="92">
                  <c:v>221.6482278</c:v>
                </c:pt>
                <c:pt idx="93">
                  <c:v>221.8803923</c:v>
                </c:pt>
                <c:pt idx="94">
                  <c:v>222.1389683</c:v>
                </c:pt>
                <c:pt idx="95">
                  <c:v>222.3975443</c:v>
                </c:pt>
                <c:pt idx="96">
                  <c:v>222.6561203</c:v>
                </c:pt>
                <c:pt idx="97">
                  <c:v>222.8825484</c:v>
                </c:pt>
                <c:pt idx="98">
                  <c:v>223.0661125</c:v>
                </c:pt>
                <c:pt idx="99">
                  <c:v>223.2496766</c:v>
                </c:pt>
                <c:pt idx="100">
                  <c:v>223.4332408</c:v>
                </c:pt>
                <c:pt idx="101">
                  <c:v>223.6168049</c:v>
                </c:pt>
                <c:pt idx="102">
                  <c:v>223.7114288</c:v>
                </c:pt>
                <c:pt idx="103">
                  <c:v>223.8060527</c:v>
                </c:pt>
                <c:pt idx="104">
                  <c:v>223.9006766</c:v>
                </c:pt>
                <c:pt idx="105">
                  <c:v>223.9953006</c:v>
                </c:pt>
                <c:pt idx="106">
                  <c:v>224.1588663</c:v>
                </c:pt>
                <c:pt idx="107">
                  <c:v>224.3741384</c:v>
                </c:pt>
                <c:pt idx="108">
                  <c:v>224.5894104</c:v>
                </c:pt>
                <c:pt idx="109">
                  <c:v>224.8046825</c:v>
                </c:pt>
                <c:pt idx="110">
                  <c:v>224.9594902</c:v>
                </c:pt>
                <c:pt idx="111">
                  <c:v>225.0336786</c:v>
                </c:pt>
                <c:pt idx="112">
                  <c:v>225.107867</c:v>
                </c:pt>
                <c:pt idx="113">
                  <c:v>225.1820555</c:v>
                </c:pt>
                <c:pt idx="114">
                  <c:v>225.2562439</c:v>
                </c:pt>
                <c:pt idx="115">
                  <c:v>225.3117488</c:v>
                </c:pt>
                <c:pt idx="116">
                  <c:v>225.3672537</c:v>
                </c:pt>
                <c:pt idx="117">
                  <c:v>225.4227585</c:v>
                </c:pt>
                <c:pt idx="118">
                  <c:v>225.4782634</c:v>
                </c:pt>
                <c:pt idx="119">
                  <c:v>225.4942498</c:v>
                </c:pt>
                <c:pt idx="120">
                  <c:v>225.4944288</c:v>
                </c:pt>
                <c:pt idx="121">
                  <c:v>225.4946078</c:v>
                </c:pt>
                <c:pt idx="122">
                  <c:v>225.4947868</c:v>
                </c:pt>
                <c:pt idx="123">
                  <c:v>225.5070634</c:v>
                </c:pt>
                <c:pt idx="124">
                  <c:v>225.5495840999997</c:v>
                </c:pt>
                <c:pt idx="125">
                  <c:v>225.5921049</c:v>
                </c:pt>
                <c:pt idx="126">
                  <c:v>225.6346256</c:v>
                </c:pt>
                <c:pt idx="127">
                  <c:v>225.6771463</c:v>
                </c:pt>
                <c:pt idx="128">
                  <c:v>225.6871121</c:v>
                </c:pt>
                <c:pt idx="129">
                  <c:v>225.6970779</c:v>
                </c:pt>
                <c:pt idx="130">
                  <c:v>225.7070437</c:v>
                </c:pt>
                <c:pt idx="131">
                  <c:v>225.7170094</c:v>
                </c:pt>
                <c:pt idx="132">
                  <c:v>225.7995323</c:v>
                </c:pt>
                <c:pt idx="133">
                  <c:v>225.9364729</c:v>
                </c:pt>
                <c:pt idx="134">
                  <c:v>226.0734135</c:v>
                </c:pt>
                <c:pt idx="135">
                  <c:v>226.2103541</c:v>
                </c:pt>
                <c:pt idx="136">
                  <c:v>226.3567545</c:v>
                </c:pt>
                <c:pt idx="137">
                  <c:v>226.5599138</c:v>
                </c:pt>
                <c:pt idx="138">
                  <c:v>226.7630732</c:v>
                </c:pt>
                <c:pt idx="139">
                  <c:v>226.9662325</c:v>
                </c:pt>
                <c:pt idx="140">
                  <c:v>227.1693919</c:v>
                </c:pt>
                <c:pt idx="141">
                  <c:v>227.214288</c:v>
                </c:pt>
                <c:pt idx="142">
                  <c:v>227.2328068</c:v>
                </c:pt>
                <c:pt idx="143">
                  <c:v>227.2513257</c:v>
                </c:pt>
                <c:pt idx="144">
                  <c:v>227.2698446</c:v>
                </c:pt>
                <c:pt idx="145">
                  <c:v>227.3024293</c:v>
                </c:pt>
                <c:pt idx="146">
                  <c:v>227.3537683</c:v>
                </c:pt>
                <c:pt idx="147">
                  <c:v>227.4051073</c:v>
                </c:pt>
                <c:pt idx="148">
                  <c:v>227.4564463</c:v>
                </c:pt>
                <c:pt idx="149">
                  <c:v>227.5178253</c:v>
                </c:pt>
                <c:pt idx="150">
                  <c:v>227.6394441</c:v>
                </c:pt>
                <c:pt idx="151">
                  <c:v>227.7610629</c:v>
                </c:pt>
                <c:pt idx="152">
                  <c:v>227.8826817</c:v>
                </c:pt>
                <c:pt idx="153">
                  <c:v>228.0043006</c:v>
                </c:pt>
                <c:pt idx="154">
                  <c:v>228.0355358</c:v>
                </c:pt>
                <c:pt idx="155">
                  <c:v>228.0306176</c:v>
                </c:pt>
                <c:pt idx="156">
                  <c:v>228.0256994</c:v>
                </c:pt>
                <c:pt idx="157">
                  <c:v>228.0207813</c:v>
                </c:pt>
                <c:pt idx="158">
                  <c:v>228.0590854</c:v>
                </c:pt>
                <c:pt idx="159">
                  <c:v>228.2054451</c:v>
                </c:pt>
                <c:pt idx="160">
                  <c:v>228.3518049</c:v>
                </c:pt>
                <c:pt idx="161">
                  <c:v>228.4981646</c:v>
                </c:pt>
                <c:pt idx="162">
                  <c:v>228.6276239</c:v>
                </c:pt>
                <c:pt idx="163">
                  <c:v>228.714832</c:v>
                </c:pt>
                <c:pt idx="164">
                  <c:v>228.8020401</c:v>
                </c:pt>
                <c:pt idx="165">
                  <c:v>228.8892482</c:v>
                </c:pt>
                <c:pt idx="166">
                  <c:v>228.9764563</c:v>
                </c:pt>
                <c:pt idx="167">
                  <c:v>228.9764563</c:v>
                </c:pt>
                <c:pt idx="168">
                  <c:v>228.9764563</c:v>
                </c:pt>
              </c:numCache>
            </c:numRef>
          </c:val>
          <c:smooth val="0"/>
        </c:ser>
        <c:ser>
          <c:idx val="9"/>
          <c:order val="9"/>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CPI!$K$2:$K$170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10"/>
          <c:order val="10"/>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CPI!$L$2:$L$170</c:f>
              <c:numCache>
                <c:formatCode>General</c:formatCode>
                <c:ptCount val="169"/>
                <c:pt idx="0">
                  <c:v>214.4248812</c:v>
                </c:pt>
                <c:pt idx="1">
                  <c:v>214.5747916</c:v>
                </c:pt>
                <c:pt idx="2">
                  <c:v>214.6198868</c:v>
                </c:pt>
                <c:pt idx="3">
                  <c:v>214.6475127</c:v>
                </c:pt>
                <c:pt idx="4">
                  <c:v>214.6751386</c:v>
                </c:pt>
                <c:pt idx="5">
                  <c:v>214.7027646</c:v>
                </c:pt>
                <c:pt idx="6">
                  <c:v>214.5301219</c:v>
                </c:pt>
                <c:pt idx="7">
                  <c:v>214.3241011</c:v>
                </c:pt>
                <c:pt idx="8">
                  <c:v>214.1180803</c:v>
                </c:pt>
                <c:pt idx="9">
                  <c:v>213.9120595</c:v>
                </c:pt>
                <c:pt idx="10">
                  <c:v>213.7726889</c:v>
                </c:pt>
                <c:pt idx="11">
                  <c:v>213.7221852</c:v>
                </c:pt>
                <c:pt idx="12">
                  <c:v>213.6716815</c:v>
                </c:pt>
                <c:pt idx="13">
                  <c:v>213.6211778</c:v>
                </c:pt>
                <c:pt idx="14">
                  <c:v>213.6196139</c:v>
                </c:pt>
                <c:pt idx="15">
                  <c:v>213.9116886</c:v>
                </c:pt>
                <c:pt idx="16">
                  <c:v>214.2037634</c:v>
                </c:pt>
                <c:pt idx="17">
                  <c:v>214.4958382</c:v>
                </c:pt>
                <c:pt idx="18">
                  <c:v>214.787913</c:v>
                </c:pt>
                <c:pt idx="19">
                  <c:v>214.7858259</c:v>
                </c:pt>
                <c:pt idx="20">
                  <c:v>214.6660741</c:v>
                </c:pt>
                <c:pt idx="21">
                  <c:v>214.5463222</c:v>
                </c:pt>
                <c:pt idx="22">
                  <c:v>214.4265704</c:v>
                </c:pt>
                <c:pt idx="23">
                  <c:v>214.4176476</c:v>
                </c:pt>
                <c:pt idx="24">
                  <c:v>214.5564968</c:v>
                </c:pt>
                <c:pt idx="25">
                  <c:v>214.695346</c:v>
                </c:pt>
                <c:pt idx="26">
                  <c:v>214.8341952</c:v>
                </c:pt>
                <c:pt idx="27">
                  <c:v>214.9730444</c:v>
                </c:pt>
                <c:pt idx="28">
                  <c:v>214.9314191</c:v>
                </c:pt>
                <c:pt idx="29">
                  <c:v>214.8897938</c:v>
                </c:pt>
                <c:pt idx="30">
                  <c:v>214.8481685</c:v>
                </c:pt>
                <c:pt idx="31">
                  <c:v>214.8065431</c:v>
                </c:pt>
                <c:pt idx="32">
                  <c:v>214.8322484</c:v>
                </c:pt>
                <c:pt idx="33">
                  <c:v>214.9084516</c:v>
                </c:pt>
                <c:pt idx="34">
                  <c:v>214.9846548</c:v>
                </c:pt>
                <c:pt idx="35">
                  <c:v>215.060858</c:v>
                </c:pt>
                <c:pt idx="36">
                  <c:v>215.1293114</c:v>
                </c:pt>
                <c:pt idx="37">
                  <c:v>215.17839</c:v>
                </c:pt>
                <c:pt idx="38">
                  <c:v>215.2274686</c:v>
                </c:pt>
                <c:pt idx="39">
                  <c:v>215.2765472</c:v>
                </c:pt>
                <c:pt idx="40">
                  <c:v>215.3256258</c:v>
                </c:pt>
                <c:pt idx="41">
                  <c:v>215.2074519</c:v>
                </c:pt>
                <c:pt idx="42">
                  <c:v>215.0614025</c:v>
                </c:pt>
                <c:pt idx="43">
                  <c:v>214.9153531</c:v>
                </c:pt>
                <c:pt idx="44">
                  <c:v>214.7693037</c:v>
                </c:pt>
                <c:pt idx="45">
                  <c:v>214.704919</c:v>
                </c:pt>
                <c:pt idx="46">
                  <c:v>214.7017828</c:v>
                </c:pt>
                <c:pt idx="47">
                  <c:v>214.6986466</c:v>
                </c:pt>
                <c:pt idx="48">
                  <c:v>214.6955104</c:v>
                </c:pt>
                <c:pt idx="49">
                  <c:v>214.7470729</c:v>
                </c:pt>
                <c:pt idx="50">
                  <c:v>215.1268275</c:v>
                </c:pt>
                <c:pt idx="51">
                  <c:v>215.5065821</c:v>
                </c:pt>
                <c:pt idx="52">
                  <c:v>215.8863367</c:v>
                </c:pt>
                <c:pt idx="53">
                  <c:v>216.2660913</c:v>
                </c:pt>
                <c:pt idx="54">
                  <c:v>216.5843571</c:v>
                </c:pt>
                <c:pt idx="55">
                  <c:v>216.8780275</c:v>
                </c:pt>
                <c:pt idx="56">
                  <c:v>217.1716979</c:v>
                </c:pt>
                <c:pt idx="57">
                  <c:v>217.4653683</c:v>
                </c:pt>
                <c:pt idx="58">
                  <c:v>217.7235226</c:v>
                </c:pt>
                <c:pt idx="59">
                  <c:v>217.9674705</c:v>
                </c:pt>
                <c:pt idx="60">
                  <c:v>218.2114184</c:v>
                </c:pt>
                <c:pt idx="61">
                  <c:v>218.4553663</c:v>
                </c:pt>
                <c:pt idx="62">
                  <c:v>218.6788642</c:v>
                </c:pt>
                <c:pt idx="63">
                  <c:v>218.851237</c:v>
                </c:pt>
                <c:pt idx="64">
                  <c:v>219.0236099</c:v>
                </c:pt>
                <c:pt idx="65">
                  <c:v>219.1959827</c:v>
                </c:pt>
                <c:pt idx="66">
                  <c:v>219.3683556</c:v>
                </c:pt>
                <c:pt idx="67">
                  <c:v>219.127216</c:v>
                </c:pt>
                <c:pt idx="68">
                  <c:v>218.8860765</c:v>
                </c:pt>
                <c:pt idx="69">
                  <c:v>218.6449369</c:v>
                </c:pt>
                <c:pt idx="70">
                  <c:v>218.4037974</c:v>
                </c:pt>
                <c:pt idx="71">
                  <c:v>218.3551748</c:v>
                </c:pt>
                <c:pt idx="72">
                  <c:v>218.45094</c:v>
                </c:pt>
                <c:pt idx="73">
                  <c:v>218.5467052</c:v>
                </c:pt>
                <c:pt idx="74">
                  <c:v>218.6424704</c:v>
                </c:pt>
                <c:pt idx="75">
                  <c:v>218.7275216</c:v>
                </c:pt>
                <c:pt idx="76">
                  <c:v>218.7857881</c:v>
                </c:pt>
                <c:pt idx="77">
                  <c:v>218.8440545</c:v>
                </c:pt>
                <c:pt idx="78">
                  <c:v>218.9023209</c:v>
                </c:pt>
                <c:pt idx="79">
                  <c:v>218.9605873</c:v>
                </c:pt>
                <c:pt idx="80">
                  <c:v>219.023271</c:v>
                </c:pt>
                <c:pt idx="81">
                  <c:v>219.0866908</c:v>
                </c:pt>
                <c:pt idx="82">
                  <c:v>219.1501106</c:v>
                </c:pt>
                <c:pt idx="83">
                  <c:v>219.2135305</c:v>
                </c:pt>
                <c:pt idx="84">
                  <c:v>219.3972867</c:v>
                </c:pt>
                <c:pt idx="85">
                  <c:v>219.7414914</c:v>
                </c:pt>
                <c:pt idx="86">
                  <c:v>220.085696</c:v>
                </c:pt>
                <c:pt idx="87">
                  <c:v>220.4299007</c:v>
                </c:pt>
                <c:pt idx="88">
                  <c:v>220.7486167</c:v>
                </c:pt>
                <c:pt idx="89">
                  <c:v>220.9144005</c:v>
                </c:pt>
                <c:pt idx="90">
                  <c:v>221.0801842</c:v>
                </c:pt>
                <c:pt idx="91">
                  <c:v>221.245968</c:v>
                </c:pt>
                <c:pt idx="92">
                  <c:v>221.4117517</c:v>
                </c:pt>
                <c:pt idx="93">
                  <c:v>221.6432852</c:v>
                </c:pt>
                <c:pt idx="94">
                  <c:v>221.9011185</c:v>
                </c:pt>
                <c:pt idx="95">
                  <c:v>222.1589519</c:v>
                </c:pt>
                <c:pt idx="96">
                  <c:v>222.4167852</c:v>
                </c:pt>
                <c:pt idx="97">
                  <c:v>222.6426418</c:v>
                </c:pt>
                <c:pt idx="98">
                  <c:v>222.8258628</c:v>
                </c:pt>
                <c:pt idx="99">
                  <c:v>223.0090839</c:v>
                </c:pt>
                <c:pt idx="100">
                  <c:v>223.1923049</c:v>
                </c:pt>
                <c:pt idx="101">
                  <c:v>223.3755259</c:v>
                </c:pt>
                <c:pt idx="102">
                  <c:v>223.4700552</c:v>
                </c:pt>
                <c:pt idx="103">
                  <c:v>223.5645845</c:v>
                </c:pt>
                <c:pt idx="104">
                  <c:v>223.6591137</c:v>
                </c:pt>
                <c:pt idx="105">
                  <c:v>223.753643</c:v>
                </c:pt>
                <c:pt idx="106">
                  <c:v>223.9170153</c:v>
                </c:pt>
                <c:pt idx="107">
                  <c:v>224.1320199</c:v>
                </c:pt>
                <c:pt idx="108">
                  <c:v>224.3470245</c:v>
                </c:pt>
                <c:pt idx="109">
                  <c:v>224.5620291</c:v>
                </c:pt>
                <c:pt idx="110">
                  <c:v>224.7166953</c:v>
                </c:pt>
                <c:pt idx="111">
                  <c:v>224.7909104</c:v>
                </c:pt>
                <c:pt idx="112">
                  <c:v>224.8651254</c:v>
                </c:pt>
                <c:pt idx="113">
                  <c:v>224.9393405</c:v>
                </c:pt>
                <c:pt idx="114">
                  <c:v>225.0135555999993</c:v>
                </c:pt>
                <c:pt idx="115">
                  <c:v>225.0689541</c:v>
                </c:pt>
                <c:pt idx="116">
                  <c:v>225.1243526</c:v>
                </c:pt>
                <c:pt idx="117">
                  <c:v>225.1797510999997</c:v>
                </c:pt>
                <c:pt idx="118">
                  <c:v>225.2351496</c:v>
                </c:pt>
                <c:pt idx="119">
                  <c:v>225.2512024</c:v>
                </c:pt>
                <c:pt idx="120">
                  <c:v>225.2515168</c:v>
                </c:pt>
                <c:pt idx="121">
                  <c:v>225.2518313</c:v>
                </c:pt>
                <c:pt idx="122">
                  <c:v>225.2521458</c:v>
                </c:pt>
                <c:pt idx="123">
                  <c:v>225.2644795</c:v>
                </c:pt>
                <c:pt idx="124">
                  <c:v>225.3068615</c:v>
                </c:pt>
                <c:pt idx="125">
                  <c:v>225.3492435</c:v>
                </c:pt>
                <c:pt idx="126">
                  <c:v>225.3916254</c:v>
                </c:pt>
                <c:pt idx="127">
                  <c:v>225.4340074</c:v>
                </c:pt>
                <c:pt idx="128">
                  <c:v>225.4438827</c:v>
                </c:pt>
                <c:pt idx="129">
                  <c:v>225.4537579</c:v>
                </c:pt>
                <c:pt idx="130">
                  <c:v>225.4636332</c:v>
                </c:pt>
                <c:pt idx="131">
                  <c:v>225.4735085</c:v>
                </c:pt>
                <c:pt idx="132">
                  <c:v>225.5558664</c:v>
                </c:pt>
                <c:pt idx="133">
                  <c:v>225.6925864</c:v>
                </c:pt>
                <c:pt idx="134">
                  <c:v>225.8293063</c:v>
                </c:pt>
                <c:pt idx="135">
                  <c:v>225.9660263</c:v>
                </c:pt>
                <c:pt idx="136">
                  <c:v>226.1122067</c:v>
                </c:pt>
                <c:pt idx="137">
                  <c:v>226.3151496</c:v>
                </c:pt>
                <c:pt idx="138">
                  <c:v>226.5180926</c:v>
                </c:pt>
                <c:pt idx="139">
                  <c:v>226.7210356</c:v>
                </c:pt>
                <c:pt idx="140">
                  <c:v>226.9239785</c:v>
                </c:pt>
                <c:pt idx="141">
                  <c:v>226.9688442</c:v>
                </c:pt>
                <c:pt idx="142">
                  <c:v>226.9873637</c:v>
                </c:pt>
                <c:pt idx="143">
                  <c:v>227.0058832</c:v>
                </c:pt>
                <c:pt idx="144">
                  <c:v>227.0244026</c:v>
                </c:pt>
                <c:pt idx="145">
                  <c:v>227.0569237</c:v>
                </c:pt>
                <c:pt idx="146">
                  <c:v>227.1081136</c:v>
                </c:pt>
                <c:pt idx="147">
                  <c:v>227.1593035</c:v>
                </c:pt>
                <c:pt idx="148">
                  <c:v>227.2104933</c:v>
                </c:pt>
                <c:pt idx="149">
                  <c:v>227.2717348</c:v>
                </c:pt>
                <c:pt idx="150">
                  <c:v>227.3932855</c:v>
                </c:pt>
                <c:pt idx="151">
                  <c:v>227.5148363</c:v>
                </c:pt>
                <c:pt idx="152">
                  <c:v>227.6363871</c:v>
                </c:pt>
                <c:pt idx="153">
                  <c:v>227.7579379</c:v>
                </c:pt>
                <c:pt idx="154">
                  <c:v>227.7893692</c:v>
                </c:pt>
                <c:pt idx="155">
                  <c:v>227.7847527</c:v>
                </c:pt>
                <c:pt idx="156">
                  <c:v>227.7801362</c:v>
                </c:pt>
                <c:pt idx="157">
                  <c:v>227.7755197</c:v>
                </c:pt>
                <c:pt idx="158">
                  <c:v>227.814</c:v>
                </c:pt>
                <c:pt idx="159">
                  <c:v>227.9602222</c:v>
                </c:pt>
                <c:pt idx="160">
                  <c:v>228.1064444</c:v>
                </c:pt>
                <c:pt idx="161">
                  <c:v>228.2526667</c:v>
                </c:pt>
                <c:pt idx="162">
                  <c:v>228.3819613</c:v>
                </c:pt>
                <c:pt idx="163">
                  <c:v>228.4689369</c:v>
                </c:pt>
                <c:pt idx="164">
                  <c:v>228.5559125</c:v>
                </c:pt>
                <c:pt idx="165">
                  <c:v>228.6428882</c:v>
                </c:pt>
                <c:pt idx="166">
                  <c:v>228.7298638</c:v>
                </c:pt>
                <c:pt idx="167">
                  <c:v>228.7298638</c:v>
                </c:pt>
                <c:pt idx="168">
                  <c:v>228.7298638</c:v>
                </c:pt>
              </c:numCache>
            </c:numRef>
          </c:val>
          <c:smooth val="0"/>
        </c:ser>
        <c:ser>
          <c:idx val="11"/>
          <c:order val="11"/>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CPI!$M$2:$M$170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12"/>
          <c:order val="12"/>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CPI!$N$2:$N$170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13"/>
          <c:order val="13"/>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CPI!$O$2:$O$170</c:f>
              <c:numCache>
                <c:formatCode>General</c:formatCode>
                <c:ptCount val="169"/>
                <c:pt idx="0">
                  <c:v>181.8711898</c:v>
                </c:pt>
                <c:pt idx="1">
                  <c:v>181.982317</c:v>
                </c:pt>
                <c:pt idx="2">
                  <c:v>182.0347816</c:v>
                </c:pt>
                <c:pt idx="3">
                  <c:v>182.0774691</c:v>
                </c:pt>
                <c:pt idx="4">
                  <c:v>182.1201566</c:v>
                </c:pt>
                <c:pt idx="5">
                  <c:v>182.1628441</c:v>
                </c:pt>
                <c:pt idx="6">
                  <c:v>182.0779857</c:v>
                </c:pt>
                <c:pt idx="7">
                  <c:v>181.9718697</c:v>
                </c:pt>
                <c:pt idx="8">
                  <c:v>181.8657537</c:v>
                </c:pt>
                <c:pt idx="9">
                  <c:v>181.7596377</c:v>
                </c:pt>
                <c:pt idx="10">
                  <c:v>181.6924769</c:v>
                </c:pt>
                <c:pt idx="11">
                  <c:v>181.6772564</c:v>
                </c:pt>
                <c:pt idx="12">
                  <c:v>181.6620359</c:v>
                </c:pt>
                <c:pt idx="13">
                  <c:v>181.6468154</c:v>
                </c:pt>
                <c:pt idx="14">
                  <c:v>181.6612792</c:v>
                </c:pt>
                <c:pt idx="15">
                  <c:v>181.8538486</c:v>
                </c:pt>
                <c:pt idx="16">
                  <c:v>182.0464181</c:v>
                </c:pt>
                <c:pt idx="17">
                  <c:v>182.2389876</c:v>
                </c:pt>
                <c:pt idx="18">
                  <c:v>182.4315571</c:v>
                </c:pt>
                <c:pt idx="19">
                  <c:v>182.4424199</c:v>
                </c:pt>
                <c:pt idx="20">
                  <c:v>182.3806</c:v>
                </c:pt>
                <c:pt idx="21">
                  <c:v>182.3187801</c:v>
                </c:pt>
                <c:pt idx="22">
                  <c:v>182.2569603</c:v>
                </c:pt>
                <c:pt idx="23">
                  <c:v>182.2604411</c:v>
                </c:pt>
                <c:pt idx="24">
                  <c:v>182.3509895</c:v>
                </c:pt>
                <c:pt idx="25">
                  <c:v>182.4415378</c:v>
                </c:pt>
                <c:pt idx="26">
                  <c:v>182.5320862</c:v>
                </c:pt>
                <c:pt idx="27">
                  <c:v>182.6226346</c:v>
                </c:pt>
                <c:pt idx="28">
                  <c:v>182.6165205</c:v>
                </c:pt>
                <c:pt idx="29">
                  <c:v>182.6104063</c:v>
                </c:pt>
                <c:pt idx="30">
                  <c:v>182.6042922</c:v>
                </c:pt>
                <c:pt idx="31">
                  <c:v>182.598178</c:v>
                </c:pt>
                <c:pt idx="32">
                  <c:v>182.622509</c:v>
                </c:pt>
                <c:pt idx="33">
                  <c:v>182.6696736999997</c:v>
                </c:pt>
                <c:pt idx="34">
                  <c:v>182.7168385</c:v>
                </c:pt>
                <c:pt idx="35">
                  <c:v>182.7640032</c:v>
                </c:pt>
                <c:pt idx="36">
                  <c:v>182.8106203</c:v>
                </c:pt>
                <c:pt idx="37">
                  <c:v>182.8558685</c:v>
                </c:pt>
                <c:pt idx="38">
                  <c:v>182.9011166</c:v>
                </c:pt>
                <c:pt idx="39">
                  <c:v>182.9463648</c:v>
                </c:pt>
                <c:pt idx="40">
                  <c:v>182.9916129</c:v>
                </c:pt>
                <c:pt idx="41">
                  <c:v>182.8989385</c:v>
                </c:pt>
                <c:pt idx="42">
                  <c:v>182.7832769</c:v>
                </c:pt>
                <c:pt idx="43">
                  <c:v>182.6676154</c:v>
                </c:pt>
                <c:pt idx="44">
                  <c:v>182.5519538</c:v>
                </c:pt>
                <c:pt idx="45">
                  <c:v>182.517732</c:v>
                </c:pt>
                <c:pt idx="46">
                  <c:v>182.54459</c:v>
                </c:pt>
                <c:pt idx="47">
                  <c:v>182.5714479</c:v>
                </c:pt>
                <c:pt idx="48">
                  <c:v>182.5983058</c:v>
                </c:pt>
                <c:pt idx="49">
                  <c:v>182.6585782</c:v>
                </c:pt>
                <c:pt idx="50">
                  <c:v>182.9193368</c:v>
                </c:pt>
                <c:pt idx="51">
                  <c:v>183.1800955</c:v>
                </c:pt>
                <c:pt idx="52">
                  <c:v>183.4408542</c:v>
                </c:pt>
                <c:pt idx="53">
                  <c:v>183.7016129</c:v>
                </c:pt>
                <c:pt idx="54">
                  <c:v>183.9371353</c:v>
                </c:pt>
                <c:pt idx="55">
                  <c:v>184.1625632</c:v>
                </c:pt>
                <c:pt idx="56">
                  <c:v>184.3879911</c:v>
                </c:pt>
                <c:pt idx="57">
                  <c:v>184.613419</c:v>
                </c:pt>
                <c:pt idx="58">
                  <c:v>184.809719</c:v>
                </c:pt>
                <c:pt idx="59">
                  <c:v>184.9943679</c:v>
                </c:pt>
                <c:pt idx="60">
                  <c:v>185.1790167</c:v>
                </c:pt>
                <c:pt idx="61">
                  <c:v>185.3636656</c:v>
                </c:pt>
                <c:pt idx="62">
                  <c:v>185.5339821</c:v>
                </c:pt>
                <c:pt idx="63">
                  <c:v>185.6684673</c:v>
                </c:pt>
                <c:pt idx="64">
                  <c:v>185.8029526</c:v>
                </c:pt>
                <c:pt idx="65">
                  <c:v>185.9374378</c:v>
                </c:pt>
                <c:pt idx="66">
                  <c:v>186.0719231</c:v>
                </c:pt>
                <c:pt idx="67">
                  <c:v>185.9661154</c:v>
                </c:pt>
                <c:pt idx="68">
                  <c:v>185.8603077</c:v>
                </c:pt>
                <c:pt idx="69">
                  <c:v>185.7545</c:v>
                </c:pt>
                <c:pt idx="70">
                  <c:v>185.6486923</c:v>
                </c:pt>
                <c:pt idx="71">
                  <c:v>185.6719333</c:v>
                </c:pt>
                <c:pt idx="72">
                  <c:v>185.7919609</c:v>
                </c:pt>
                <c:pt idx="73">
                  <c:v>185.9119885</c:v>
                </c:pt>
                <c:pt idx="74">
                  <c:v>186.032016</c:v>
                </c:pt>
                <c:pt idx="75">
                  <c:v>186.1399808</c:v>
                </c:pt>
                <c:pt idx="76">
                  <c:v>186.2177885</c:v>
                </c:pt>
                <c:pt idx="77">
                  <c:v>186.2955962</c:v>
                </c:pt>
                <c:pt idx="78">
                  <c:v>186.3734038</c:v>
                </c:pt>
                <c:pt idx="79">
                  <c:v>186.4512115</c:v>
                </c:pt>
                <c:pt idx="80">
                  <c:v>186.5093071</c:v>
                </c:pt>
                <c:pt idx="81">
                  <c:v>186.5641172</c:v>
                </c:pt>
                <c:pt idx="82">
                  <c:v>186.6189274</c:v>
                </c:pt>
                <c:pt idx="83">
                  <c:v>186.6737376</c:v>
                </c:pt>
                <c:pt idx="84">
                  <c:v>186.8024</c:v>
                </c:pt>
                <c:pt idx="85">
                  <c:v>187.0295321</c:v>
                </c:pt>
                <c:pt idx="86">
                  <c:v>187.2566641</c:v>
                </c:pt>
                <c:pt idx="87">
                  <c:v>187.4837962</c:v>
                </c:pt>
                <c:pt idx="88">
                  <c:v>187.6917481</c:v>
                </c:pt>
                <c:pt idx="89">
                  <c:v>187.7846197</c:v>
                </c:pt>
                <c:pt idx="90">
                  <c:v>187.8774913</c:v>
                </c:pt>
                <c:pt idx="91">
                  <c:v>187.9703629</c:v>
                </c:pt>
                <c:pt idx="92">
                  <c:v>188.0632345</c:v>
                </c:pt>
                <c:pt idx="93">
                  <c:v>188.1983654</c:v>
                </c:pt>
                <c:pt idx="94">
                  <c:v>188.3504</c:v>
                </c:pt>
                <c:pt idx="95">
                  <c:v>188.5024346</c:v>
                </c:pt>
                <c:pt idx="96">
                  <c:v>188.6544692</c:v>
                </c:pt>
                <c:pt idx="97">
                  <c:v>188.7979349</c:v>
                </c:pt>
                <c:pt idx="98">
                  <c:v>188.9299752</c:v>
                </c:pt>
                <c:pt idx="99">
                  <c:v>189.0620155</c:v>
                </c:pt>
                <c:pt idx="100">
                  <c:v>189.1940558</c:v>
                </c:pt>
                <c:pt idx="101">
                  <c:v>189.3260962</c:v>
                </c:pt>
                <c:pt idx="102">
                  <c:v>189.4214733</c:v>
                </c:pt>
                <c:pt idx="103">
                  <c:v>189.5168505</c:v>
                </c:pt>
                <c:pt idx="104">
                  <c:v>189.6122277</c:v>
                </c:pt>
                <c:pt idx="105">
                  <c:v>189.7076048</c:v>
                </c:pt>
                <c:pt idx="106">
                  <c:v>189.8424834</c:v>
                </c:pt>
                <c:pt idx="107">
                  <c:v>190.0069881</c:v>
                </c:pt>
                <c:pt idx="108">
                  <c:v>190.1714927</c:v>
                </c:pt>
                <c:pt idx="109">
                  <c:v>190.3359973</c:v>
                </c:pt>
                <c:pt idx="110">
                  <c:v>190.4618964</c:v>
                </c:pt>
                <c:pt idx="111">
                  <c:v>190.5363213</c:v>
                </c:pt>
                <c:pt idx="112">
                  <c:v>190.6107463</c:v>
                </c:pt>
                <c:pt idx="113">
                  <c:v>190.6851712</c:v>
                </c:pt>
                <c:pt idx="114">
                  <c:v>190.7595962</c:v>
                </c:pt>
                <c:pt idx="115">
                  <c:v>190.8138013</c:v>
                </c:pt>
                <c:pt idx="116">
                  <c:v>190.8680064</c:v>
                </c:pt>
                <c:pt idx="117">
                  <c:v>190.9222115</c:v>
                </c:pt>
                <c:pt idx="118">
                  <c:v>190.9764167</c:v>
                </c:pt>
                <c:pt idx="119">
                  <c:v>190.9964479</c:v>
                </c:pt>
                <c:pt idx="120">
                  <c:v>191.0028096</c:v>
                </c:pt>
                <c:pt idx="121">
                  <c:v>191.0091712</c:v>
                </c:pt>
                <c:pt idx="122">
                  <c:v>191.0155329</c:v>
                </c:pt>
                <c:pt idx="123">
                  <c:v>191.0299731</c:v>
                </c:pt>
                <c:pt idx="124">
                  <c:v>191.0646096</c:v>
                </c:pt>
                <c:pt idx="125">
                  <c:v>191.0992462</c:v>
                </c:pt>
                <c:pt idx="126">
                  <c:v>191.1338827</c:v>
                </c:pt>
                <c:pt idx="127">
                  <c:v>191.1685192</c:v>
                </c:pt>
                <c:pt idx="128">
                  <c:v>191.1670428</c:v>
                </c:pt>
                <c:pt idx="129">
                  <c:v>191.1655664</c:v>
                </c:pt>
                <c:pt idx="130">
                  <c:v>191.16409</c:v>
                </c:pt>
                <c:pt idx="131">
                  <c:v>191.1626135</c:v>
                </c:pt>
                <c:pt idx="132">
                  <c:v>191.2284919</c:v>
                </c:pt>
                <c:pt idx="133">
                  <c:v>191.3448865</c:v>
                </c:pt>
                <c:pt idx="134">
                  <c:v>191.461281</c:v>
                </c:pt>
                <c:pt idx="135">
                  <c:v>191.5776756</c:v>
                </c:pt>
                <c:pt idx="136">
                  <c:v>191.69985</c:v>
                </c:pt>
                <c:pt idx="137">
                  <c:v>191.8567038</c:v>
                </c:pt>
                <c:pt idx="138">
                  <c:v>192.0135577</c:v>
                </c:pt>
                <c:pt idx="139">
                  <c:v>192.1704115</c:v>
                </c:pt>
                <c:pt idx="140">
                  <c:v>192.3272654</c:v>
                </c:pt>
                <c:pt idx="141">
                  <c:v>192.3308542</c:v>
                </c:pt>
                <c:pt idx="142">
                  <c:v>192.3088989</c:v>
                </c:pt>
                <c:pt idx="143">
                  <c:v>192.2869435</c:v>
                </c:pt>
                <c:pt idx="144">
                  <c:v>192.2649882</c:v>
                </c:pt>
                <c:pt idx="145">
                  <c:v>192.2616192</c:v>
                </c:pt>
                <c:pt idx="146">
                  <c:v>192.2830321</c:v>
                </c:pt>
                <c:pt idx="147">
                  <c:v>192.3044449</c:v>
                </c:pt>
                <c:pt idx="148">
                  <c:v>192.3258577</c:v>
                </c:pt>
                <c:pt idx="149">
                  <c:v>192.3585484</c:v>
                </c:pt>
                <c:pt idx="150">
                  <c:v>192.4589063</c:v>
                </c:pt>
                <c:pt idx="151">
                  <c:v>192.5592643</c:v>
                </c:pt>
                <c:pt idx="152">
                  <c:v>192.6596222</c:v>
                </c:pt>
                <c:pt idx="153">
                  <c:v>192.7599801</c:v>
                </c:pt>
                <c:pt idx="154">
                  <c:v>192.8095068</c:v>
                </c:pt>
                <c:pt idx="155">
                  <c:v>192.838701</c:v>
                </c:pt>
                <c:pt idx="156">
                  <c:v>192.8678952</c:v>
                </c:pt>
                <c:pt idx="157">
                  <c:v>192.8970893</c:v>
                </c:pt>
                <c:pt idx="158">
                  <c:v>192.9434712</c:v>
                </c:pt>
                <c:pt idx="159">
                  <c:v>193.0328221</c:v>
                </c:pt>
                <c:pt idx="160">
                  <c:v>193.1221731</c:v>
                </c:pt>
                <c:pt idx="161">
                  <c:v>193.211524</c:v>
                </c:pt>
                <c:pt idx="162">
                  <c:v>193.2962767</c:v>
                </c:pt>
                <c:pt idx="163">
                  <c:v>193.3695335</c:v>
                </c:pt>
                <c:pt idx="164">
                  <c:v>193.4427903</c:v>
                </c:pt>
                <c:pt idx="165">
                  <c:v>193.5160471</c:v>
                </c:pt>
                <c:pt idx="166">
                  <c:v>193.589304</c:v>
                </c:pt>
                <c:pt idx="167">
                  <c:v>193.589304</c:v>
                </c:pt>
                <c:pt idx="168">
                  <c:v>193.589304</c:v>
                </c:pt>
              </c:numCache>
            </c:numRef>
          </c:val>
          <c:smooth val="0"/>
        </c:ser>
        <c:ser>
          <c:idx val="14"/>
          <c:order val="14"/>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CPI!$P$2:$P$170</c:f>
              <c:numCache>
                <c:formatCode>General</c:formatCode>
                <c:ptCount val="169"/>
                <c:pt idx="0">
                  <c:v>131.5279032</c:v>
                </c:pt>
                <c:pt idx="1">
                  <c:v>131.5866129</c:v>
                </c:pt>
                <c:pt idx="2">
                  <c:v>131.637</c:v>
                </c:pt>
                <c:pt idx="3">
                  <c:v>131.686</c:v>
                </c:pt>
                <c:pt idx="4">
                  <c:v>131.735</c:v>
                </c:pt>
                <c:pt idx="5">
                  <c:v>131.784</c:v>
                </c:pt>
                <c:pt idx="6">
                  <c:v>131.8242903</c:v>
                </c:pt>
                <c:pt idx="7">
                  <c:v>131.863129</c:v>
                </c:pt>
                <c:pt idx="8">
                  <c:v>131.9019677</c:v>
                </c:pt>
                <c:pt idx="9">
                  <c:v>131.9408065</c:v>
                </c:pt>
                <c:pt idx="10">
                  <c:v>131.9809</c:v>
                </c:pt>
                <c:pt idx="11">
                  <c:v>132.0226667</c:v>
                </c:pt>
                <c:pt idx="12">
                  <c:v>132.0644333</c:v>
                </c:pt>
                <c:pt idx="13">
                  <c:v>132.1062</c:v>
                </c:pt>
                <c:pt idx="14">
                  <c:v>132.152129</c:v>
                </c:pt>
                <c:pt idx="15">
                  <c:v>132.2230323</c:v>
                </c:pt>
                <c:pt idx="16">
                  <c:v>132.2939355</c:v>
                </c:pt>
                <c:pt idx="17">
                  <c:v>132.3648387</c:v>
                </c:pt>
                <c:pt idx="18">
                  <c:v>132.4357419</c:v>
                </c:pt>
                <c:pt idx="19">
                  <c:v>132.4733333</c:v>
                </c:pt>
                <c:pt idx="20">
                  <c:v>132.4976</c:v>
                </c:pt>
                <c:pt idx="21">
                  <c:v>132.5218667</c:v>
                </c:pt>
                <c:pt idx="22">
                  <c:v>132.5461333</c:v>
                </c:pt>
                <c:pt idx="23">
                  <c:v>132.5667742</c:v>
                </c:pt>
                <c:pt idx="24">
                  <c:v>132.5825806</c:v>
                </c:pt>
                <c:pt idx="25">
                  <c:v>132.5983871</c:v>
                </c:pt>
                <c:pt idx="26">
                  <c:v>132.6141935</c:v>
                </c:pt>
                <c:pt idx="27">
                  <c:v>132.63</c:v>
                </c:pt>
                <c:pt idx="28">
                  <c:v>132.6616129</c:v>
                </c:pt>
                <c:pt idx="29">
                  <c:v>132.6932258</c:v>
                </c:pt>
                <c:pt idx="30">
                  <c:v>132.7248387</c:v>
                </c:pt>
                <c:pt idx="31">
                  <c:v>132.7564516</c:v>
                </c:pt>
                <c:pt idx="32">
                  <c:v>132.7670667</c:v>
                </c:pt>
                <c:pt idx="33">
                  <c:v>132.7619333</c:v>
                </c:pt>
                <c:pt idx="34">
                  <c:v>132.7568</c:v>
                </c:pt>
                <c:pt idx="35">
                  <c:v>132.7516667</c:v>
                </c:pt>
                <c:pt idx="36">
                  <c:v>132.7633548</c:v>
                </c:pt>
                <c:pt idx="37">
                  <c:v>132.8170968</c:v>
                </c:pt>
                <c:pt idx="38">
                  <c:v>132.8708387</c:v>
                </c:pt>
                <c:pt idx="39">
                  <c:v>132.9245806</c:v>
                </c:pt>
                <c:pt idx="40">
                  <c:v>132.9783226</c:v>
                </c:pt>
                <c:pt idx="41">
                  <c:v>132.9172</c:v>
                </c:pt>
                <c:pt idx="42">
                  <c:v>132.8369333</c:v>
                </c:pt>
                <c:pt idx="43">
                  <c:v>132.7566667</c:v>
                </c:pt>
                <c:pt idx="44">
                  <c:v>132.6764</c:v>
                </c:pt>
                <c:pt idx="45">
                  <c:v>132.6804516</c:v>
                </c:pt>
                <c:pt idx="46">
                  <c:v>132.7477419</c:v>
                </c:pt>
                <c:pt idx="47">
                  <c:v>132.8150323</c:v>
                </c:pt>
                <c:pt idx="48">
                  <c:v>132.8823226</c:v>
                </c:pt>
                <c:pt idx="49">
                  <c:v>132.9510645</c:v>
                </c:pt>
                <c:pt idx="50">
                  <c:v>133.0285161</c:v>
                </c:pt>
                <c:pt idx="51">
                  <c:v>133.1059677</c:v>
                </c:pt>
                <c:pt idx="52">
                  <c:v>133.1834194</c:v>
                </c:pt>
                <c:pt idx="53">
                  <c:v>133.260871</c:v>
                </c:pt>
                <c:pt idx="54">
                  <c:v>133.3701429</c:v>
                </c:pt>
                <c:pt idx="55">
                  <c:v>133.4921429</c:v>
                </c:pt>
                <c:pt idx="56">
                  <c:v>133.6141429</c:v>
                </c:pt>
                <c:pt idx="57">
                  <c:v>133.7361429</c:v>
                </c:pt>
                <c:pt idx="58">
                  <c:v>133.8492258</c:v>
                </c:pt>
                <c:pt idx="59">
                  <c:v>133.9587419</c:v>
                </c:pt>
                <c:pt idx="60">
                  <c:v>134.0682581</c:v>
                </c:pt>
                <c:pt idx="61">
                  <c:v>134.1777742</c:v>
                </c:pt>
                <c:pt idx="62">
                  <c:v>134.2784667</c:v>
                </c:pt>
                <c:pt idx="63">
                  <c:v>134.3571</c:v>
                </c:pt>
                <c:pt idx="64">
                  <c:v>134.4357333</c:v>
                </c:pt>
                <c:pt idx="65">
                  <c:v>134.5143667</c:v>
                </c:pt>
                <c:pt idx="66">
                  <c:v>134.593</c:v>
                </c:pt>
                <c:pt idx="67">
                  <c:v>134.6803871</c:v>
                </c:pt>
                <c:pt idx="68">
                  <c:v>134.7677742</c:v>
                </c:pt>
                <c:pt idx="69">
                  <c:v>134.8551613</c:v>
                </c:pt>
                <c:pt idx="70">
                  <c:v>134.9425484</c:v>
                </c:pt>
                <c:pt idx="71">
                  <c:v>135.0837333</c:v>
                </c:pt>
                <c:pt idx="72">
                  <c:v>135.2652667</c:v>
                </c:pt>
                <c:pt idx="73">
                  <c:v>135.4468</c:v>
                </c:pt>
                <c:pt idx="74">
                  <c:v>135.6283333</c:v>
                </c:pt>
                <c:pt idx="75">
                  <c:v>135.7837419</c:v>
                </c:pt>
                <c:pt idx="76">
                  <c:v>135.8738387</c:v>
                </c:pt>
                <c:pt idx="77">
                  <c:v>135.9639355</c:v>
                </c:pt>
                <c:pt idx="78">
                  <c:v>136.0540323</c:v>
                </c:pt>
                <c:pt idx="79">
                  <c:v>136.144129</c:v>
                </c:pt>
                <c:pt idx="80">
                  <c:v>136.183129</c:v>
                </c:pt>
                <c:pt idx="81">
                  <c:v>136.2136129</c:v>
                </c:pt>
                <c:pt idx="82">
                  <c:v>136.2440968</c:v>
                </c:pt>
                <c:pt idx="83">
                  <c:v>136.2745806</c:v>
                </c:pt>
                <c:pt idx="84">
                  <c:v>136.3145</c:v>
                </c:pt>
                <c:pt idx="85">
                  <c:v>136.367</c:v>
                </c:pt>
                <c:pt idx="86">
                  <c:v>136.4195</c:v>
                </c:pt>
                <c:pt idx="87">
                  <c:v>136.472</c:v>
                </c:pt>
                <c:pt idx="88">
                  <c:v>136.5150968</c:v>
                </c:pt>
                <c:pt idx="89">
                  <c:v>136.5017742</c:v>
                </c:pt>
                <c:pt idx="90">
                  <c:v>136.4884516</c:v>
                </c:pt>
                <c:pt idx="91">
                  <c:v>136.475129</c:v>
                </c:pt>
                <c:pt idx="92">
                  <c:v>136.4618065</c:v>
                </c:pt>
                <c:pt idx="93">
                  <c:v>136.4666667</c:v>
                </c:pt>
                <c:pt idx="94">
                  <c:v>136.4788</c:v>
                </c:pt>
                <c:pt idx="95">
                  <c:v>136.4909333</c:v>
                </c:pt>
                <c:pt idx="96">
                  <c:v>136.5030667</c:v>
                </c:pt>
                <c:pt idx="97">
                  <c:v>136.5335161</c:v>
                </c:pt>
                <c:pt idx="98">
                  <c:v>136.5883871</c:v>
                </c:pt>
                <c:pt idx="99">
                  <c:v>136.6432581</c:v>
                </c:pt>
                <c:pt idx="100">
                  <c:v>136.698129</c:v>
                </c:pt>
                <c:pt idx="101">
                  <c:v>136.753</c:v>
                </c:pt>
                <c:pt idx="102">
                  <c:v>136.8564194</c:v>
                </c:pt>
                <c:pt idx="103">
                  <c:v>136.9598387</c:v>
                </c:pt>
                <c:pt idx="104">
                  <c:v>137.0632581</c:v>
                </c:pt>
                <c:pt idx="105">
                  <c:v>137.1666774</c:v>
                </c:pt>
                <c:pt idx="106">
                  <c:v>137.2583103</c:v>
                </c:pt>
                <c:pt idx="107">
                  <c:v>137.3411034</c:v>
                </c:pt>
                <c:pt idx="108">
                  <c:v>137.4238966</c:v>
                </c:pt>
                <c:pt idx="109">
                  <c:v>137.5066897</c:v>
                </c:pt>
                <c:pt idx="110">
                  <c:v>137.5843871</c:v>
                </c:pt>
                <c:pt idx="111">
                  <c:v>137.6552903</c:v>
                </c:pt>
                <c:pt idx="112">
                  <c:v>137.7261935</c:v>
                </c:pt>
                <c:pt idx="113">
                  <c:v>137.7970968</c:v>
                </c:pt>
                <c:pt idx="114">
                  <c:v>137.868</c:v>
                </c:pt>
                <c:pt idx="115">
                  <c:v>137.9230667</c:v>
                </c:pt>
                <c:pt idx="116">
                  <c:v>137.9781333</c:v>
                </c:pt>
                <c:pt idx="117">
                  <c:v>138.0332</c:v>
                </c:pt>
                <c:pt idx="118">
                  <c:v>138.0882667</c:v>
                </c:pt>
                <c:pt idx="119">
                  <c:v>138.1065806</c:v>
                </c:pt>
                <c:pt idx="120">
                  <c:v>138.1101935</c:v>
                </c:pt>
                <c:pt idx="121">
                  <c:v>138.1138065</c:v>
                </c:pt>
                <c:pt idx="122">
                  <c:v>138.1174194</c:v>
                </c:pt>
                <c:pt idx="123">
                  <c:v>138.1295333</c:v>
                </c:pt>
                <c:pt idx="124">
                  <c:v>138.1629</c:v>
                </c:pt>
                <c:pt idx="125">
                  <c:v>138.1962667</c:v>
                </c:pt>
                <c:pt idx="126">
                  <c:v>138.2296333</c:v>
                </c:pt>
                <c:pt idx="127">
                  <c:v>138.263</c:v>
                </c:pt>
                <c:pt idx="128">
                  <c:v>138.2331935</c:v>
                </c:pt>
                <c:pt idx="129">
                  <c:v>138.2033871</c:v>
                </c:pt>
                <c:pt idx="130">
                  <c:v>138.1735806</c:v>
                </c:pt>
                <c:pt idx="131">
                  <c:v>138.1437741999999</c:v>
                </c:pt>
                <c:pt idx="132">
                  <c:v>138.1857097</c:v>
                </c:pt>
                <c:pt idx="133">
                  <c:v>138.2814516</c:v>
                </c:pt>
                <c:pt idx="134">
                  <c:v>138.3771935</c:v>
                </c:pt>
                <c:pt idx="135">
                  <c:v>138.4729355</c:v>
                </c:pt>
                <c:pt idx="136">
                  <c:v>138.5673</c:v>
                </c:pt>
                <c:pt idx="137">
                  <c:v>138.6534</c:v>
                </c:pt>
                <c:pt idx="138">
                  <c:v>138.7395</c:v>
                </c:pt>
                <c:pt idx="139">
                  <c:v>138.8256</c:v>
                </c:pt>
                <c:pt idx="140">
                  <c:v>138.9117</c:v>
                </c:pt>
                <c:pt idx="141">
                  <c:v>138.8336129</c:v>
                </c:pt>
                <c:pt idx="142">
                  <c:v>138.7281613</c:v>
                </c:pt>
                <c:pt idx="143">
                  <c:v>138.6227097</c:v>
                </c:pt>
                <c:pt idx="144">
                  <c:v>138.5172581</c:v>
                </c:pt>
                <c:pt idx="145">
                  <c:v>138.4473</c:v>
                </c:pt>
                <c:pt idx="146">
                  <c:v>138.4246667</c:v>
                </c:pt>
                <c:pt idx="147">
                  <c:v>138.4020333</c:v>
                </c:pt>
                <c:pt idx="148">
                  <c:v>138.3794</c:v>
                </c:pt>
                <c:pt idx="149">
                  <c:v>138.3685484</c:v>
                </c:pt>
                <c:pt idx="150">
                  <c:v>138.4283871</c:v>
                </c:pt>
                <c:pt idx="151">
                  <c:v>138.4882258</c:v>
                </c:pt>
                <c:pt idx="152">
                  <c:v>138.5480645</c:v>
                </c:pt>
                <c:pt idx="153">
                  <c:v>138.6079032</c:v>
                </c:pt>
                <c:pt idx="154">
                  <c:v>138.6701613</c:v>
                </c:pt>
                <c:pt idx="155">
                  <c:v>138.7333871</c:v>
                </c:pt>
                <c:pt idx="156">
                  <c:v>138.7966129</c:v>
                </c:pt>
                <c:pt idx="157">
                  <c:v>138.8598387</c:v>
                </c:pt>
                <c:pt idx="158">
                  <c:v>138.9004286</c:v>
                </c:pt>
                <c:pt idx="159">
                  <c:v>138.8844286</c:v>
                </c:pt>
                <c:pt idx="160">
                  <c:v>138.8684286</c:v>
                </c:pt>
                <c:pt idx="161">
                  <c:v>138.8524286</c:v>
                </c:pt>
                <c:pt idx="162">
                  <c:v>138.8597742</c:v>
                </c:pt>
                <c:pt idx="163">
                  <c:v>138.9254839</c:v>
                </c:pt>
                <c:pt idx="164">
                  <c:v>138.9911935</c:v>
                </c:pt>
                <c:pt idx="165">
                  <c:v>139.0569032</c:v>
                </c:pt>
                <c:pt idx="166">
                  <c:v>139.1226129</c:v>
                </c:pt>
                <c:pt idx="167">
                  <c:v>139.1226129</c:v>
                </c:pt>
                <c:pt idx="168">
                  <c:v>139.1226129</c:v>
                </c:pt>
              </c:numCache>
            </c:numRef>
          </c:val>
          <c:smooth val="0"/>
        </c:ser>
        <c:ser>
          <c:idx val="15"/>
          <c:order val="15"/>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CPI!$Q$2:$Q$170</c:f>
              <c:numCache>
                <c:formatCode>General</c:formatCode>
                <c:ptCount val="169"/>
                <c:pt idx="0">
                  <c:v>189.3816974</c:v>
                </c:pt>
                <c:pt idx="1">
                  <c:v>189.4642725</c:v>
                </c:pt>
                <c:pt idx="2">
                  <c:v>189.5340998</c:v>
                </c:pt>
                <c:pt idx="3">
                  <c:v>189.6018023</c:v>
                </c:pt>
                <c:pt idx="4">
                  <c:v>189.6695049</c:v>
                </c:pt>
                <c:pt idx="5">
                  <c:v>189.7372075</c:v>
                </c:pt>
                <c:pt idx="6">
                  <c:v>189.734262</c:v>
                </c:pt>
                <c:pt idx="7">
                  <c:v>189.7195417</c:v>
                </c:pt>
                <c:pt idx="8">
                  <c:v>189.7048215</c:v>
                </c:pt>
                <c:pt idx="9">
                  <c:v>189.6901012</c:v>
                </c:pt>
                <c:pt idx="10">
                  <c:v>189.6628845</c:v>
                </c:pt>
                <c:pt idx="11">
                  <c:v>189.6190056999997</c:v>
                </c:pt>
                <c:pt idx="12">
                  <c:v>189.575127</c:v>
                </c:pt>
                <c:pt idx="13">
                  <c:v>189.5312483</c:v>
                </c:pt>
                <c:pt idx="14">
                  <c:v>189.4904116</c:v>
                </c:pt>
                <c:pt idx="15">
                  <c:v>189.467827</c:v>
                </c:pt>
                <c:pt idx="16">
                  <c:v>189.4452425</c:v>
                </c:pt>
                <c:pt idx="17">
                  <c:v>189.422658</c:v>
                </c:pt>
                <c:pt idx="18">
                  <c:v>189.4000734</c:v>
                </c:pt>
                <c:pt idx="19">
                  <c:v>189.4185259</c:v>
                </c:pt>
                <c:pt idx="20">
                  <c:v>189.4533931</c:v>
                </c:pt>
                <c:pt idx="21">
                  <c:v>189.4882603</c:v>
                </c:pt>
                <c:pt idx="22">
                  <c:v>189.5231276</c:v>
                </c:pt>
                <c:pt idx="23">
                  <c:v>189.6125456</c:v>
                </c:pt>
                <c:pt idx="24">
                  <c:v>189.774698</c:v>
                </c:pt>
                <c:pt idx="25">
                  <c:v>189.9368504</c:v>
                </c:pt>
                <c:pt idx="26">
                  <c:v>190.0990028</c:v>
                </c:pt>
                <c:pt idx="27">
                  <c:v>190.2611552</c:v>
                </c:pt>
                <c:pt idx="28">
                  <c:v>190.2948237</c:v>
                </c:pt>
                <c:pt idx="29">
                  <c:v>190.3284922</c:v>
                </c:pt>
                <c:pt idx="30">
                  <c:v>190.3621607</c:v>
                </c:pt>
                <c:pt idx="31">
                  <c:v>190.3958293</c:v>
                </c:pt>
                <c:pt idx="32">
                  <c:v>190.4688287</c:v>
                </c:pt>
                <c:pt idx="33">
                  <c:v>190.5713264</c:v>
                </c:pt>
                <c:pt idx="34">
                  <c:v>190.6738241</c:v>
                </c:pt>
                <c:pt idx="35">
                  <c:v>190.7763218</c:v>
                </c:pt>
                <c:pt idx="36">
                  <c:v>190.8623087</c:v>
                </c:pt>
                <c:pt idx="37">
                  <c:v>190.9070184</c:v>
                </c:pt>
                <c:pt idx="38">
                  <c:v>190.951728</c:v>
                </c:pt>
                <c:pt idx="39">
                  <c:v>190.9964377</c:v>
                </c:pt>
                <c:pt idx="40">
                  <c:v>191.0411474</c:v>
                </c:pt>
                <c:pt idx="41">
                  <c:v>191.0312172</c:v>
                </c:pt>
                <c:pt idx="42">
                  <c:v>191.0121805</c:v>
                </c:pt>
                <c:pt idx="43">
                  <c:v>190.9931437</c:v>
                </c:pt>
                <c:pt idx="44">
                  <c:v>190.9741069</c:v>
                </c:pt>
                <c:pt idx="45">
                  <c:v>191.0303376</c:v>
                </c:pt>
                <c:pt idx="46">
                  <c:v>191.1430189</c:v>
                </c:pt>
                <c:pt idx="47">
                  <c:v>191.2557002</c:v>
                </c:pt>
                <c:pt idx="48">
                  <c:v>191.3683815</c:v>
                </c:pt>
                <c:pt idx="49">
                  <c:v>191.4784939</c:v>
                </c:pt>
                <c:pt idx="50">
                  <c:v>191.5731924</c:v>
                </c:pt>
                <c:pt idx="51">
                  <c:v>191.667891</c:v>
                </c:pt>
                <c:pt idx="52">
                  <c:v>191.7625895</c:v>
                </c:pt>
                <c:pt idx="53">
                  <c:v>191.8572881</c:v>
                </c:pt>
                <c:pt idx="54">
                  <c:v>191.9178331</c:v>
                </c:pt>
                <c:pt idx="55">
                  <c:v>191.9647167</c:v>
                </c:pt>
                <c:pt idx="56">
                  <c:v>192.0116004</c:v>
                </c:pt>
                <c:pt idx="57">
                  <c:v>192.058484</c:v>
                </c:pt>
                <c:pt idx="58">
                  <c:v>192.1237981</c:v>
                </c:pt>
                <c:pt idx="59">
                  <c:v>192.1964844</c:v>
                </c:pt>
                <c:pt idx="60">
                  <c:v>192.2691707</c:v>
                </c:pt>
                <c:pt idx="61">
                  <c:v>192.3418571</c:v>
                </c:pt>
                <c:pt idx="62">
                  <c:v>192.4225954</c:v>
                </c:pt>
                <c:pt idx="63">
                  <c:v>192.5234638</c:v>
                </c:pt>
                <c:pt idx="64">
                  <c:v>192.6243322</c:v>
                </c:pt>
                <c:pt idx="65">
                  <c:v>192.7252006</c:v>
                </c:pt>
                <c:pt idx="66">
                  <c:v>192.826069</c:v>
                </c:pt>
                <c:pt idx="67">
                  <c:v>192.831317</c:v>
                </c:pt>
                <c:pt idx="68">
                  <c:v>192.8365651</c:v>
                </c:pt>
                <c:pt idx="69">
                  <c:v>192.8418131</c:v>
                </c:pt>
                <c:pt idx="70">
                  <c:v>192.8470612</c:v>
                </c:pt>
                <c:pt idx="71">
                  <c:v>192.9034759</c:v>
                </c:pt>
                <c:pt idx="72">
                  <c:v>192.9982655</c:v>
                </c:pt>
                <c:pt idx="73">
                  <c:v>193.0930552</c:v>
                </c:pt>
                <c:pt idx="74">
                  <c:v>193.1878448</c:v>
                </c:pt>
                <c:pt idx="75">
                  <c:v>193.3125484</c:v>
                </c:pt>
                <c:pt idx="76">
                  <c:v>193.5120367</c:v>
                </c:pt>
                <c:pt idx="77">
                  <c:v>193.711525</c:v>
                </c:pt>
                <c:pt idx="78">
                  <c:v>193.9110133</c:v>
                </c:pt>
                <c:pt idx="79">
                  <c:v>194.1105017</c:v>
                </c:pt>
                <c:pt idx="80">
                  <c:v>194.2500634</c:v>
                </c:pt>
                <c:pt idx="81">
                  <c:v>194.3796374</c:v>
                </c:pt>
                <c:pt idx="82">
                  <c:v>194.5092113</c:v>
                </c:pt>
                <c:pt idx="83">
                  <c:v>194.6387853</c:v>
                </c:pt>
                <c:pt idx="84">
                  <c:v>194.7419707</c:v>
                </c:pt>
                <c:pt idx="85">
                  <c:v>194.8099713</c:v>
                </c:pt>
                <c:pt idx="86">
                  <c:v>194.8779718</c:v>
                </c:pt>
                <c:pt idx="87">
                  <c:v>194.9459724</c:v>
                </c:pt>
                <c:pt idx="88">
                  <c:v>195.0261012</c:v>
                </c:pt>
                <c:pt idx="89">
                  <c:v>195.1789994</c:v>
                </c:pt>
                <c:pt idx="90">
                  <c:v>195.3318977</c:v>
                </c:pt>
                <c:pt idx="91">
                  <c:v>195.4847959</c:v>
                </c:pt>
                <c:pt idx="92">
                  <c:v>195.6376941</c:v>
                </c:pt>
                <c:pt idx="93">
                  <c:v>195.7184713</c:v>
                </c:pt>
                <c:pt idx="94">
                  <c:v>195.7704</c:v>
                </c:pt>
                <c:pt idx="95">
                  <c:v>195.8223287</c:v>
                </c:pt>
                <c:pt idx="96">
                  <c:v>195.8742575</c:v>
                </c:pt>
                <c:pt idx="97">
                  <c:v>195.9841685</c:v>
                </c:pt>
                <c:pt idx="98">
                  <c:v>196.1713893</c:v>
                </c:pt>
                <c:pt idx="99">
                  <c:v>196.3586101</c:v>
                </c:pt>
                <c:pt idx="100">
                  <c:v>196.5458309</c:v>
                </c:pt>
                <c:pt idx="101">
                  <c:v>196.7330516999997</c:v>
                </c:pt>
                <c:pt idx="102">
                  <c:v>196.7796651999987</c:v>
                </c:pt>
                <c:pt idx="103">
                  <c:v>196.8262786</c:v>
                </c:pt>
                <c:pt idx="104">
                  <c:v>196.8728921</c:v>
                </c:pt>
                <c:pt idx="105">
                  <c:v>196.9195056</c:v>
                </c:pt>
                <c:pt idx="106">
                  <c:v>196.9432711</c:v>
                </c:pt>
                <c:pt idx="107">
                  <c:v>196.9499007</c:v>
                </c:pt>
                <c:pt idx="108">
                  <c:v>196.9565303</c:v>
                </c:pt>
                <c:pt idx="109">
                  <c:v>196.9631599</c:v>
                </c:pt>
                <c:pt idx="110">
                  <c:v>197.0457208</c:v>
                </c:pt>
                <c:pt idx="111">
                  <c:v>197.2295234</c:v>
                </c:pt>
                <c:pt idx="112">
                  <c:v>197.4133259</c:v>
                </c:pt>
                <c:pt idx="113">
                  <c:v>197.5971285</c:v>
                </c:pt>
                <c:pt idx="114">
                  <c:v>197.780931</c:v>
                </c:pt>
                <c:pt idx="115">
                  <c:v>197.7227385</c:v>
                </c:pt>
                <c:pt idx="116">
                  <c:v>197.664546</c:v>
                </c:pt>
                <c:pt idx="117">
                  <c:v>197.6063534</c:v>
                </c:pt>
                <c:pt idx="118">
                  <c:v>197.5481609</c:v>
                </c:pt>
                <c:pt idx="119">
                  <c:v>197.5553137</c:v>
                </c:pt>
                <c:pt idx="120">
                  <c:v>197.5886046</c:v>
                </c:pt>
                <c:pt idx="121">
                  <c:v>197.6218954</c:v>
                </c:pt>
                <c:pt idx="122">
                  <c:v>197.6551863</c:v>
                </c:pt>
                <c:pt idx="123">
                  <c:v>197.692292</c:v>
                </c:pt>
                <c:pt idx="124">
                  <c:v>197.7389345</c:v>
                </c:pt>
                <c:pt idx="125">
                  <c:v>197.785577</c:v>
                </c:pt>
                <c:pt idx="126">
                  <c:v>197.8322195</c:v>
                </c:pt>
                <c:pt idx="127">
                  <c:v>197.8788621</c:v>
                </c:pt>
                <c:pt idx="128">
                  <c:v>197.9290378</c:v>
                </c:pt>
                <c:pt idx="129">
                  <c:v>197.9792136</c:v>
                </c:pt>
                <c:pt idx="130">
                  <c:v>198.0293893</c:v>
                </c:pt>
                <c:pt idx="131">
                  <c:v>198.0795650999999</c:v>
                </c:pt>
                <c:pt idx="132">
                  <c:v>198.1001057</c:v>
                </c:pt>
                <c:pt idx="133">
                  <c:v>198.0984199</c:v>
                </c:pt>
                <c:pt idx="134">
                  <c:v>198.0967341</c:v>
                </c:pt>
                <c:pt idx="135">
                  <c:v>198.0950484</c:v>
                </c:pt>
                <c:pt idx="136">
                  <c:v>198.1267184</c:v>
                </c:pt>
                <c:pt idx="137">
                  <c:v>198.358523</c:v>
                </c:pt>
                <c:pt idx="138">
                  <c:v>198.5903276</c:v>
                </c:pt>
                <c:pt idx="139">
                  <c:v>198.8221322</c:v>
                </c:pt>
                <c:pt idx="140">
                  <c:v>199.0539368</c:v>
                </c:pt>
                <c:pt idx="141">
                  <c:v>199.1481963</c:v>
                </c:pt>
                <c:pt idx="142">
                  <c:v>199.2195316999997</c:v>
                </c:pt>
                <c:pt idx="143">
                  <c:v>199.2908671</c:v>
                </c:pt>
                <c:pt idx="144">
                  <c:v>199.3622024</c:v>
                </c:pt>
                <c:pt idx="145">
                  <c:v>199.4313603</c:v>
                </c:pt>
                <c:pt idx="146">
                  <c:v>199.4976149</c:v>
                </c:pt>
                <c:pt idx="147">
                  <c:v>199.5638695</c:v>
                </c:pt>
                <c:pt idx="148">
                  <c:v>199.6301241</c:v>
                </c:pt>
                <c:pt idx="149">
                  <c:v>199.7190578</c:v>
                </c:pt>
                <c:pt idx="150">
                  <c:v>199.9440662</c:v>
                </c:pt>
                <c:pt idx="151">
                  <c:v>200.1690745</c:v>
                </c:pt>
                <c:pt idx="152">
                  <c:v>200.3940829</c:v>
                </c:pt>
                <c:pt idx="153">
                  <c:v>200.6190912</c:v>
                </c:pt>
                <c:pt idx="154">
                  <c:v>200.7382625</c:v>
                </c:pt>
                <c:pt idx="155">
                  <c:v>200.815099</c:v>
                </c:pt>
                <c:pt idx="156">
                  <c:v>200.8919355</c:v>
                </c:pt>
                <c:pt idx="157">
                  <c:v>200.968772</c:v>
                </c:pt>
                <c:pt idx="158">
                  <c:v>201.040053</c:v>
                </c:pt>
                <c:pt idx="159">
                  <c:v>201.0974452</c:v>
                </c:pt>
                <c:pt idx="160">
                  <c:v>201.1548374</c:v>
                </c:pt>
                <c:pt idx="161">
                  <c:v>201.2122297</c:v>
                </c:pt>
                <c:pt idx="162">
                  <c:v>201.2410473</c:v>
                </c:pt>
                <c:pt idx="163">
                  <c:v>201.1984283</c:v>
                </c:pt>
                <c:pt idx="164">
                  <c:v>201.1558092</c:v>
                </c:pt>
                <c:pt idx="165">
                  <c:v>201.1131902</c:v>
                </c:pt>
                <c:pt idx="166">
                  <c:v>201.0705712</c:v>
                </c:pt>
                <c:pt idx="167">
                  <c:v>201.0705712</c:v>
                </c:pt>
                <c:pt idx="168">
                  <c:v>201.0705712</c:v>
                </c:pt>
              </c:numCache>
            </c:numRef>
          </c:val>
          <c:smooth val="0"/>
        </c:ser>
        <c:ser>
          <c:idx val="16"/>
          <c:order val="16"/>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CPI!$R$2:$R$170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17"/>
          <c:order val="17"/>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CPI!$S$2:$S$170</c:f>
              <c:numCache>
                <c:formatCode>General</c:formatCode>
                <c:ptCount val="169"/>
                <c:pt idx="0">
                  <c:v>131.5279032</c:v>
                </c:pt>
                <c:pt idx="1">
                  <c:v>131.5866129</c:v>
                </c:pt>
                <c:pt idx="2">
                  <c:v>131.637</c:v>
                </c:pt>
                <c:pt idx="3">
                  <c:v>131.686</c:v>
                </c:pt>
                <c:pt idx="4">
                  <c:v>131.735</c:v>
                </c:pt>
                <c:pt idx="5">
                  <c:v>131.784</c:v>
                </c:pt>
                <c:pt idx="6">
                  <c:v>131.8242903</c:v>
                </c:pt>
                <c:pt idx="7">
                  <c:v>131.863129</c:v>
                </c:pt>
                <c:pt idx="8">
                  <c:v>131.9019677</c:v>
                </c:pt>
                <c:pt idx="9">
                  <c:v>131.9408065</c:v>
                </c:pt>
                <c:pt idx="10">
                  <c:v>131.9809</c:v>
                </c:pt>
                <c:pt idx="11">
                  <c:v>132.0226667</c:v>
                </c:pt>
                <c:pt idx="12">
                  <c:v>132.0644333</c:v>
                </c:pt>
                <c:pt idx="13">
                  <c:v>132.1062</c:v>
                </c:pt>
                <c:pt idx="14">
                  <c:v>132.152129</c:v>
                </c:pt>
                <c:pt idx="15">
                  <c:v>132.2230323</c:v>
                </c:pt>
                <c:pt idx="16">
                  <c:v>132.2939355</c:v>
                </c:pt>
                <c:pt idx="17">
                  <c:v>132.3648387</c:v>
                </c:pt>
                <c:pt idx="18">
                  <c:v>132.4357419</c:v>
                </c:pt>
                <c:pt idx="19">
                  <c:v>132.4733333</c:v>
                </c:pt>
                <c:pt idx="20">
                  <c:v>132.4976</c:v>
                </c:pt>
                <c:pt idx="21">
                  <c:v>132.5218667</c:v>
                </c:pt>
                <c:pt idx="22">
                  <c:v>132.5461333</c:v>
                </c:pt>
                <c:pt idx="23">
                  <c:v>132.5667742</c:v>
                </c:pt>
                <c:pt idx="24">
                  <c:v>132.5825806</c:v>
                </c:pt>
                <c:pt idx="25">
                  <c:v>132.5983871</c:v>
                </c:pt>
                <c:pt idx="26">
                  <c:v>132.6141935</c:v>
                </c:pt>
                <c:pt idx="27">
                  <c:v>132.63</c:v>
                </c:pt>
                <c:pt idx="28">
                  <c:v>132.6616129</c:v>
                </c:pt>
                <c:pt idx="29">
                  <c:v>132.6932258</c:v>
                </c:pt>
                <c:pt idx="30">
                  <c:v>132.7248387</c:v>
                </c:pt>
                <c:pt idx="31">
                  <c:v>132.7564516</c:v>
                </c:pt>
                <c:pt idx="32">
                  <c:v>132.7670667</c:v>
                </c:pt>
                <c:pt idx="33">
                  <c:v>132.7619333</c:v>
                </c:pt>
                <c:pt idx="34">
                  <c:v>132.7568</c:v>
                </c:pt>
                <c:pt idx="35">
                  <c:v>132.7516667</c:v>
                </c:pt>
                <c:pt idx="36">
                  <c:v>132.7633548</c:v>
                </c:pt>
                <c:pt idx="37">
                  <c:v>132.8170968</c:v>
                </c:pt>
                <c:pt idx="38">
                  <c:v>132.8708387</c:v>
                </c:pt>
                <c:pt idx="39">
                  <c:v>132.9245806</c:v>
                </c:pt>
                <c:pt idx="40">
                  <c:v>132.9783226</c:v>
                </c:pt>
                <c:pt idx="41">
                  <c:v>132.9172</c:v>
                </c:pt>
                <c:pt idx="42">
                  <c:v>132.8369333</c:v>
                </c:pt>
                <c:pt idx="43">
                  <c:v>132.7566667</c:v>
                </c:pt>
                <c:pt idx="44">
                  <c:v>132.6764</c:v>
                </c:pt>
                <c:pt idx="45">
                  <c:v>132.6804516</c:v>
                </c:pt>
                <c:pt idx="46">
                  <c:v>132.7477419</c:v>
                </c:pt>
                <c:pt idx="47">
                  <c:v>132.8150323</c:v>
                </c:pt>
                <c:pt idx="48">
                  <c:v>132.8823226</c:v>
                </c:pt>
                <c:pt idx="49">
                  <c:v>132.9510645</c:v>
                </c:pt>
                <c:pt idx="50">
                  <c:v>133.0285161</c:v>
                </c:pt>
                <c:pt idx="51">
                  <c:v>133.1059677</c:v>
                </c:pt>
                <c:pt idx="52">
                  <c:v>133.1834194</c:v>
                </c:pt>
                <c:pt idx="53">
                  <c:v>133.260871</c:v>
                </c:pt>
                <c:pt idx="54">
                  <c:v>133.3701429</c:v>
                </c:pt>
                <c:pt idx="55">
                  <c:v>133.4921429</c:v>
                </c:pt>
                <c:pt idx="56">
                  <c:v>133.6141429</c:v>
                </c:pt>
                <c:pt idx="57">
                  <c:v>133.7361429</c:v>
                </c:pt>
                <c:pt idx="58">
                  <c:v>133.8492258</c:v>
                </c:pt>
                <c:pt idx="59">
                  <c:v>133.9587419</c:v>
                </c:pt>
                <c:pt idx="60">
                  <c:v>134.0682581</c:v>
                </c:pt>
                <c:pt idx="61">
                  <c:v>134.1777742</c:v>
                </c:pt>
                <c:pt idx="62">
                  <c:v>134.2784667</c:v>
                </c:pt>
                <c:pt idx="63">
                  <c:v>134.3571</c:v>
                </c:pt>
                <c:pt idx="64">
                  <c:v>134.4357333</c:v>
                </c:pt>
                <c:pt idx="65">
                  <c:v>134.5143667</c:v>
                </c:pt>
                <c:pt idx="66">
                  <c:v>134.593</c:v>
                </c:pt>
                <c:pt idx="67">
                  <c:v>134.6803871</c:v>
                </c:pt>
                <c:pt idx="68">
                  <c:v>134.7677742</c:v>
                </c:pt>
                <c:pt idx="69">
                  <c:v>134.8551613</c:v>
                </c:pt>
                <c:pt idx="70">
                  <c:v>134.9425484</c:v>
                </c:pt>
                <c:pt idx="71">
                  <c:v>135.0837333</c:v>
                </c:pt>
                <c:pt idx="72">
                  <c:v>135.2652667</c:v>
                </c:pt>
                <c:pt idx="73">
                  <c:v>135.4468</c:v>
                </c:pt>
                <c:pt idx="74">
                  <c:v>135.6283333</c:v>
                </c:pt>
                <c:pt idx="75">
                  <c:v>135.7837419</c:v>
                </c:pt>
                <c:pt idx="76">
                  <c:v>135.8738387</c:v>
                </c:pt>
                <c:pt idx="77">
                  <c:v>135.9639355</c:v>
                </c:pt>
                <c:pt idx="78">
                  <c:v>136.0540323</c:v>
                </c:pt>
                <c:pt idx="79">
                  <c:v>136.144129</c:v>
                </c:pt>
                <c:pt idx="80">
                  <c:v>136.183129</c:v>
                </c:pt>
                <c:pt idx="81">
                  <c:v>136.2136129</c:v>
                </c:pt>
                <c:pt idx="82">
                  <c:v>136.2440968</c:v>
                </c:pt>
                <c:pt idx="83">
                  <c:v>136.2745806</c:v>
                </c:pt>
                <c:pt idx="84">
                  <c:v>136.3145</c:v>
                </c:pt>
                <c:pt idx="85">
                  <c:v>136.367</c:v>
                </c:pt>
                <c:pt idx="86">
                  <c:v>136.4195</c:v>
                </c:pt>
                <c:pt idx="87">
                  <c:v>136.472</c:v>
                </c:pt>
                <c:pt idx="88">
                  <c:v>136.5150968</c:v>
                </c:pt>
                <c:pt idx="89">
                  <c:v>136.5017742</c:v>
                </c:pt>
                <c:pt idx="90">
                  <c:v>136.4884516</c:v>
                </c:pt>
                <c:pt idx="91">
                  <c:v>136.475129</c:v>
                </c:pt>
                <c:pt idx="92">
                  <c:v>136.4618065</c:v>
                </c:pt>
                <c:pt idx="93">
                  <c:v>136.4666667</c:v>
                </c:pt>
                <c:pt idx="94">
                  <c:v>136.4788</c:v>
                </c:pt>
                <c:pt idx="95">
                  <c:v>136.4909333</c:v>
                </c:pt>
                <c:pt idx="96">
                  <c:v>136.5030667</c:v>
                </c:pt>
                <c:pt idx="97">
                  <c:v>136.5335161</c:v>
                </c:pt>
                <c:pt idx="98">
                  <c:v>136.5883871</c:v>
                </c:pt>
                <c:pt idx="99">
                  <c:v>136.6432581</c:v>
                </c:pt>
                <c:pt idx="100">
                  <c:v>136.698129</c:v>
                </c:pt>
                <c:pt idx="101">
                  <c:v>136.753</c:v>
                </c:pt>
                <c:pt idx="102">
                  <c:v>136.8564194</c:v>
                </c:pt>
                <c:pt idx="103">
                  <c:v>136.9598387</c:v>
                </c:pt>
                <c:pt idx="104">
                  <c:v>137.0632581</c:v>
                </c:pt>
                <c:pt idx="105">
                  <c:v>137.1666774</c:v>
                </c:pt>
                <c:pt idx="106">
                  <c:v>137.2583103</c:v>
                </c:pt>
                <c:pt idx="107">
                  <c:v>137.3411034</c:v>
                </c:pt>
                <c:pt idx="108">
                  <c:v>137.4238966</c:v>
                </c:pt>
                <c:pt idx="109">
                  <c:v>137.5066897</c:v>
                </c:pt>
                <c:pt idx="110">
                  <c:v>137.5843871</c:v>
                </c:pt>
                <c:pt idx="111">
                  <c:v>137.6552903</c:v>
                </c:pt>
                <c:pt idx="112">
                  <c:v>137.7261935</c:v>
                </c:pt>
                <c:pt idx="113">
                  <c:v>137.7970968</c:v>
                </c:pt>
                <c:pt idx="114">
                  <c:v>137.868</c:v>
                </c:pt>
                <c:pt idx="115">
                  <c:v>137.9230667</c:v>
                </c:pt>
                <c:pt idx="116">
                  <c:v>137.9781333</c:v>
                </c:pt>
                <c:pt idx="117">
                  <c:v>138.0332</c:v>
                </c:pt>
                <c:pt idx="118">
                  <c:v>138.0882667</c:v>
                </c:pt>
                <c:pt idx="119">
                  <c:v>138.1065806</c:v>
                </c:pt>
                <c:pt idx="120">
                  <c:v>138.1101935</c:v>
                </c:pt>
                <c:pt idx="121">
                  <c:v>138.1138065</c:v>
                </c:pt>
                <c:pt idx="122">
                  <c:v>138.1174194</c:v>
                </c:pt>
                <c:pt idx="123">
                  <c:v>138.1295333</c:v>
                </c:pt>
                <c:pt idx="124">
                  <c:v>138.1629</c:v>
                </c:pt>
                <c:pt idx="125">
                  <c:v>138.1962667</c:v>
                </c:pt>
                <c:pt idx="126">
                  <c:v>138.2296333</c:v>
                </c:pt>
                <c:pt idx="127">
                  <c:v>138.263</c:v>
                </c:pt>
                <c:pt idx="128">
                  <c:v>138.2331935</c:v>
                </c:pt>
                <c:pt idx="129">
                  <c:v>138.2033871</c:v>
                </c:pt>
                <c:pt idx="130">
                  <c:v>138.1735806</c:v>
                </c:pt>
                <c:pt idx="131">
                  <c:v>138.1437741999999</c:v>
                </c:pt>
                <c:pt idx="132">
                  <c:v>138.1857097</c:v>
                </c:pt>
                <c:pt idx="133">
                  <c:v>138.2814516</c:v>
                </c:pt>
                <c:pt idx="134">
                  <c:v>138.3771935</c:v>
                </c:pt>
                <c:pt idx="135">
                  <c:v>138.4729355</c:v>
                </c:pt>
                <c:pt idx="136">
                  <c:v>138.5673</c:v>
                </c:pt>
                <c:pt idx="137">
                  <c:v>138.6534</c:v>
                </c:pt>
                <c:pt idx="138">
                  <c:v>138.7395</c:v>
                </c:pt>
                <c:pt idx="139">
                  <c:v>138.8256</c:v>
                </c:pt>
                <c:pt idx="140">
                  <c:v>138.9117</c:v>
                </c:pt>
                <c:pt idx="141">
                  <c:v>138.8336129</c:v>
                </c:pt>
                <c:pt idx="142">
                  <c:v>138.7281613</c:v>
                </c:pt>
                <c:pt idx="143">
                  <c:v>138.6227097</c:v>
                </c:pt>
                <c:pt idx="144">
                  <c:v>138.5172581</c:v>
                </c:pt>
                <c:pt idx="145">
                  <c:v>138.4473</c:v>
                </c:pt>
                <c:pt idx="146">
                  <c:v>138.4246667</c:v>
                </c:pt>
                <c:pt idx="147">
                  <c:v>138.4020333</c:v>
                </c:pt>
                <c:pt idx="148">
                  <c:v>138.3794</c:v>
                </c:pt>
                <c:pt idx="149">
                  <c:v>138.3685484</c:v>
                </c:pt>
                <c:pt idx="150">
                  <c:v>138.4283871</c:v>
                </c:pt>
                <c:pt idx="151">
                  <c:v>138.4882258</c:v>
                </c:pt>
                <c:pt idx="152">
                  <c:v>138.5480645</c:v>
                </c:pt>
                <c:pt idx="153">
                  <c:v>138.6079032</c:v>
                </c:pt>
                <c:pt idx="154">
                  <c:v>138.6701613</c:v>
                </c:pt>
                <c:pt idx="155">
                  <c:v>138.7333871</c:v>
                </c:pt>
                <c:pt idx="156">
                  <c:v>138.7966129</c:v>
                </c:pt>
                <c:pt idx="157">
                  <c:v>138.8598387</c:v>
                </c:pt>
                <c:pt idx="158">
                  <c:v>138.9004286</c:v>
                </c:pt>
                <c:pt idx="159">
                  <c:v>138.8844286</c:v>
                </c:pt>
                <c:pt idx="160">
                  <c:v>138.8684286</c:v>
                </c:pt>
                <c:pt idx="161">
                  <c:v>138.8524286</c:v>
                </c:pt>
                <c:pt idx="162">
                  <c:v>138.8597742</c:v>
                </c:pt>
                <c:pt idx="163">
                  <c:v>138.9254839</c:v>
                </c:pt>
                <c:pt idx="164">
                  <c:v>138.9911935</c:v>
                </c:pt>
                <c:pt idx="165">
                  <c:v>139.0569032</c:v>
                </c:pt>
                <c:pt idx="166">
                  <c:v>139.1226129</c:v>
                </c:pt>
                <c:pt idx="167">
                  <c:v>139.1226129</c:v>
                </c:pt>
                <c:pt idx="168">
                  <c:v>139.1226129</c:v>
                </c:pt>
              </c:numCache>
            </c:numRef>
          </c:val>
          <c:smooth val="0"/>
        </c:ser>
        <c:ser>
          <c:idx val="18"/>
          <c:order val="18"/>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CPI!$T$2:$T$170</c:f>
              <c:numCache>
                <c:formatCode>General</c:formatCode>
                <c:ptCount val="169"/>
                <c:pt idx="0">
                  <c:v>131.5279032</c:v>
                </c:pt>
                <c:pt idx="1">
                  <c:v>131.5866129</c:v>
                </c:pt>
                <c:pt idx="2">
                  <c:v>131.637</c:v>
                </c:pt>
                <c:pt idx="3">
                  <c:v>131.686</c:v>
                </c:pt>
                <c:pt idx="4">
                  <c:v>131.735</c:v>
                </c:pt>
                <c:pt idx="5">
                  <c:v>131.784</c:v>
                </c:pt>
                <c:pt idx="6">
                  <c:v>131.8242903</c:v>
                </c:pt>
                <c:pt idx="7">
                  <c:v>131.863129</c:v>
                </c:pt>
                <c:pt idx="8">
                  <c:v>131.9019677</c:v>
                </c:pt>
                <c:pt idx="9">
                  <c:v>131.9408065</c:v>
                </c:pt>
                <c:pt idx="10">
                  <c:v>131.9809</c:v>
                </c:pt>
                <c:pt idx="11">
                  <c:v>132.0226667</c:v>
                </c:pt>
                <c:pt idx="12">
                  <c:v>132.0644333</c:v>
                </c:pt>
                <c:pt idx="13">
                  <c:v>132.1062</c:v>
                </c:pt>
                <c:pt idx="14">
                  <c:v>132.152129</c:v>
                </c:pt>
                <c:pt idx="15">
                  <c:v>132.2230323</c:v>
                </c:pt>
                <c:pt idx="16">
                  <c:v>132.2939355</c:v>
                </c:pt>
                <c:pt idx="17">
                  <c:v>132.3648387</c:v>
                </c:pt>
                <c:pt idx="18">
                  <c:v>132.4357419</c:v>
                </c:pt>
                <c:pt idx="19">
                  <c:v>132.4733333</c:v>
                </c:pt>
                <c:pt idx="20">
                  <c:v>132.4976</c:v>
                </c:pt>
                <c:pt idx="21">
                  <c:v>132.5218667</c:v>
                </c:pt>
                <c:pt idx="22">
                  <c:v>132.5461333</c:v>
                </c:pt>
                <c:pt idx="23">
                  <c:v>132.5667742</c:v>
                </c:pt>
                <c:pt idx="24">
                  <c:v>132.5825806</c:v>
                </c:pt>
                <c:pt idx="25">
                  <c:v>132.5983871</c:v>
                </c:pt>
                <c:pt idx="26">
                  <c:v>132.6141935</c:v>
                </c:pt>
                <c:pt idx="27">
                  <c:v>132.63</c:v>
                </c:pt>
                <c:pt idx="28">
                  <c:v>132.6616129</c:v>
                </c:pt>
                <c:pt idx="29">
                  <c:v>132.6932258</c:v>
                </c:pt>
                <c:pt idx="30">
                  <c:v>132.7248387</c:v>
                </c:pt>
                <c:pt idx="31">
                  <c:v>132.7564516</c:v>
                </c:pt>
                <c:pt idx="32">
                  <c:v>132.7670667</c:v>
                </c:pt>
                <c:pt idx="33">
                  <c:v>132.7619333</c:v>
                </c:pt>
                <c:pt idx="34">
                  <c:v>132.7568</c:v>
                </c:pt>
                <c:pt idx="35">
                  <c:v>132.7516667</c:v>
                </c:pt>
                <c:pt idx="36">
                  <c:v>132.7633548</c:v>
                </c:pt>
                <c:pt idx="37">
                  <c:v>132.8170968</c:v>
                </c:pt>
                <c:pt idx="38">
                  <c:v>132.8708387</c:v>
                </c:pt>
                <c:pt idx="39">
                  <c:v>132.9245806</c:v>
                </c:pt>
                <c:pt idx="40">
                  <c:v>132.9783226</c:v>
                </c:pt>
                <c:pt idx="41">
                  <c:v>132.9172</c:v>
                </c:pt>
                <c:pt idx="42">
                  <c:v>132.8369333</c:v>
                </c:pt>
                <c:pt idx="43">
                  <c:v>132.7566667</c:v>
                </c:pt>
                <c:pt idx="44">
                  <c:v>132.6764</c:v>
                </c:pt>
                <c:pt idx="45">
                  <c:v>132.6804516</c:v>
                </c:pt>
                <c:pt idx="46">
                  <c:v>132.7477419</c:v>
                </c:pt>
                <c:pt idx="47">
                  <c:v>132.8150323</c:v>
                </c:pt>
                <c:pt idx="48">
                  <c:v>132.8823226</c:v>
                </c:pt>
                <c:pt idx="49">
                  <c:v>132.9510645</c:v>
                </c:pt>
                <c:pt idx="50">
                  <c:v>133.0285161</c:v>
                </c:pt>
                <c:pt idx="51">
                  <c:v>133.1059677</c:v>
                </c:pt>
                <c:pt idx="52">
                  <c:v>133.1834194</c:v>
                </c:pt>
                <c:pt idx="53">
                  <c:v>133.260871</c:v>
                </c:pt>
                <c:pt idx="54">
                  <c:v>133.3701429</c:v>
                </c:pt>
                <c:pt idx="55">
                  <c:v>133.4921429</c:v>
                </c:pt>
                <c:pt idx="56">
                  <c:v>133.6141429</c:v>
                </c:pt>
                <c:pt idx="57">
                  <c:v>133.7361429</c:v>
                </c:pt>
                <c:pt idx="58">
                  <c:v>133.8492258</c:v>
                </c:pt>
                <c:pt idx="59">
                  <c:v>133.9587419</c:v>
                </c:pt>
                <c:pt idx="60">
                  <c:v>134.0682581</c:v>
                </c:pt>
                <c:pt idx="61">
                  <c:v>134.1777742</c:v>
                </c:pt>
                <c:pt idx="62">
                  <c:v>134.2784667</c:v>
                </c:pt>
                <c:pt idx="63">
                  <c:v>134.3571</c:v>
                </c:pt>
                <c:pt idx="64">
                  <c:v>134.4357333</c:v>
                </c:pt>
                <c:pt idx="65">
                  <c:v>134.5143667</c:v>
                </c:pt>
                <c:pt idx="66">
                  <c:v>134.593</c:v>
                </c:pt>
                <c:pt idx="67">
                  <c:v>134.6803871</c:v>
                </c:pt>
                <c:pt idx="68">
                  <c:v>134.7677742</c:v>
                </c:pt>
                <c:pt idx="69">
                  <c:v>134.8551613</c:v>
                </c:pt>
                <c:pt idx="70">
                  <c:v>134.9425484</c:v>
                </c:pt>
                <c:pt idx="71">
                  <c:v>135.0837333</c:v>
                </c:pt>
                <c:pt idx="72">
                  <c:v>135.2652667</c:v>
                </c:pt>
                <c:pt idx="73">
                  <c:v>135.4468</c:v>
                </c:pt>
                <c:pt idx="74">
                  <c:v>135.6283333</c:v>
                </c:pt>
                <c:pt idx="75">
                  <c:v>135.7837419</c:v>
                </c:pt>
                <c:pt idx="76">
                  <c:v>135.8738387</c:v>
                </c:pt>
                <c:pt idx="77">
                  <c:v>135.9639355</c:v>
                </c:pt>
                <c:pt idx="78">
                  <c:v>136.0540323</c:v>
                </c:pt>
                <c:pt idx="79">
                  <c:v>136.144129</c:v>
                </c:pt>
                <c:pt idx="80">
                  <c:v>136.183129</c:v>
                </c:pt>
                <c:pt idx="81">
                  <c:v>136.2136129</c:v>
                </c:pt>
                <c:pt idx="82">
                  <c:v>136.2440968</c:v>
                </c:pt>
                <c:pt idx="83">
                  <c:v>136.2745806</c:v>
                </c:pt>
                <c:pt idx="84">
                  <c:v>136.3145</c:v>
                </c:pt>
                <c:pt idx="85">
                  <c:v>136.367</c:v>
                </c:pt>
                <c:pt idx="86">
                  <c:v>136.4195</c:v>
                </c:pt>
                <c:pt idx="87">
                  <c:v>136.472</c:v>
                </c:pt>
                <c:pt idx="88">
                  <c:v>136.5150968</c:v>
                </c:pt>
                <c:pt idx="89">
                  <c:v>136.5017742</c:v>
                </c:pt>
                <c:pt idx="90">
                  <c:v>136.4884516</c:v>
                </c:pt>
                <c:pt idx="91">
                  <c:v>136.475129</c:v>
                </c:pt>
                <c:pt idx="92">
                  <c:v>136.4618065</c:v>
                </c:pt>
                <c:pt idx="93">
                  <c:v>136.4666667</c:v>
                </c:pt>
                <c:pt idx="94">
                  <c:v>136.4788</c:v>
                </c:pt>
                <c:pt idx="95">
                  <c:v>136.4909333</c:v>
                </c:pt>
                <c:pt idx="96">
                  <c:v>136.5030667</c:v>
                </c:pt>
                <c:pt idx="97">
                  <c:v>136.5335161</c:v>
                </c:pt>
                <c:pt idx="98">
                  <c:v>136.5883871</c:v>
                </c:pt>
                <c:pt idx="99">
                  <c:v>136.6432581</c:v>
                </c:pt>
                <c:pt idx="100">
                  <c:v>136.698129</c:v>
                </c:pt>
                <c:pt idx="101">
                  <c:v>136.753</c:v>
                </c:pt>
                <c:pt idx="102">
                  <c:v>136.8564194</c:v>
                </c:pt>
                <c:pt idx="103">
                  <c:v>136.9598387</c:v>
                </c:pt>
                <c:pt idx="104">
                  <c:v>137.0632581</c:v>
                </c:pt>
                <c:pt idx="105">
                  <c:v>137.1666774</c:v>
                </c:pt>
                <c:pt idx="106">
                  <c:v>137.2583103</c:v>
                </c:pt>
                <c:pt idx="107">
                  <c:v>137.3411034</c:v>
                </c:pt>
                <c:pt idx="108">
                  <c:v>137.4238966</c:v>
                </c:pt>
                <c:pt idx="109">
                  <c:v>137.5066897</c:v>
                </c:pt>
                <c:pt idx="110">
                  <c:v>137.5843871</c:v>
                </c:pt>
                <c:pt idx="111">
                  <c:v>137.6552903</c:v>
                </c:pt>
                <c:pt idx="112">
                  <c:v>137.7261935</c:v>
                </c:pt>
                <c:pt idx="113">
                  <c:v>137.7970968</c:v>
                </c:pt>
                <c:pt idx="114">
                  <c:v>137.868</c:v>
                </c:pt>
                <c:pt idx="115">
                  <c:v>137.9230667</c:v>
                </c:pt>
                <c:pt idx="116">
                  <c:v>137.9781333</c:v>
                </c:pt>
                <c:pt idx="117">
                  <c:v>138.0332</c:v>
                </c:pt>
                <c:pt idx="118">
                  <c:v>138.0882667</c:v>
                </c:pt>
                <c:pt idx="119">
                  <c:v>138.1065806</c:v>
                </c:pt>
                <c:pt idx="120">
                  <c:v>138.1101935</c:v>
                </c:pt>
                <c:pt idx="121">
                  <c:v>138.1138065</c:v>
                </c:pt>
                <c:pt idx="122">
                  <c:v>138.1174194</c:v>
                </c:pt>
                <c:pt idx="123">
                  <c:v>138.1295333</c:v>
                </c:pt>
                <c:pt idx="124">
                  <c:v>138.1629</c:v>
                </c:pt>
                <c:pt idx="125">
                  <c:v>138.1962667</c:v>
                </c:pt>
                <c:pt idx="126">
                  <c:v>138.2296333</c:v>
                </c:pt>
                <c:pt idx="127">
                  <c:v>138.263</c:v>
                </c:pt>
                <c:pt idx="128">
                  <c:v>138.2331935</c:v>
                </c:pt>
                <c:pt idx="129">
                  <c:v>138.2033871</c:v>
                </c:pt>
                <c:pt idx="130">
                  <c:v>138.1735806</c:v>
                </c:pt>
                <c:pt idx="131">
                  <c:v>138.1437741999999</c:v>
                </c:pt>
                <c:pt idx="132">
                  <c:v>138.1857097</c:v>
                </c:pt>
                <c:pt idx="133">
                  <c:v>138.2814516</c:v>
                </c:pt>
                <c:pt idx="134">
                  <c:v>138.3771935</c:v>
                </c:pt>
                <c:pt idx="135">
                  <c:v>138.4729355</c:v>
                </c:pt>
                <c:pt idx="136">
                  <c:v>138.5673</c:v>
                </c:pt>
                <c:pt idx="137">
                  <c:v>138.6534</c:v>
                </c:pt>
                <c:pt idx="138">
                  <c:v>138.7395</c:v>
                </c:pt>
                <c:pt idx="139">
                  <c:v>138.8256</c:v>
                </c:pt>
                <c:pt idx="140">
                  <c:v>138.9117</c:v>
                </c:pt>
                <c:pt idx="141">
                  <c:v>138.8336129</c:v>
                </c:pt>
                <c:pt idx="142">
                  <c:v>138.7281613</c:v>
                </c:pt>
                <c:pt idx="143">
                  <c:v>138.6227097</c:v>
                </c:pt>
                <c:pt idx="144">
                  <c:v>138.5172581</c:v>
                </c:pt>
                <c:pt idx="145">
                  <c:v>138.4473</c:v>
                </c:pt>
                <c:pt idx="146">
                  <c:v>138.4246667</c:v>
                </c:pt>
                <c:pt idx="147">
                  <c:v>138.4020333</c:v>
                </c:pt>
                <c:pt idx="148">
                  <c:v>138.3794</c:v>
                </c:pt>
                <c:pt idx="149">
                  <c:v>138.3685484</c:v>
                </c:pt>
                <c:pt idx="150">
                  <c:v>138.4283871</c:v>
                </c:pt>
                <c:pt idx="151">
                  <c:v>138.4882258</c:v>
                </c:pt>
                <c:pt idx="152">
                  <c:v>138.5480645</c:v>
                </c:pt>
                <c:pt idx="153">
                  <c:v>138.6079032</c:v>
                </c:pt>
                <c:pt idx="154">
                  <c:v>138.6701613</c:v>
                </c:pt>
                <c:pt idx="155">
                  <c:v>138.7333871</c:v>
                </c:pt>
                <c:pt idx="156">
                  <c:v>138.7966129</c:v>
                </c:pt>
                <c:pt idx="157">
                  <c:v>138.8598387</c:v>
                </c:pt>
                <c:pt idx="158">
                  <c:v>138.9004286</c:v>
                </c:pt>
                <c:pt idx="159">
                  <c:v>138.8844286</c:v>
                </c:pt>
                <c:pt idx="160">
                  <c:v>138.8684286</c:v>
                </c:pt>
                <c:pt idx="161">
                  <c:v>138.8524286</c:v>
                </c:pt>
                <c:pt idx="162">
                  <c:v>138.8597742</c:v>
                </c:pt>
                <c:pt idx="163">
                  <c:v>138.9254839</c:v>
                </c:pt>
                <c:pt idx="164">
                  <c:v>138.9911935</c:v>
                </c:pt>
                <c:pt idx="165">
                  <c:v>139.0569032</c:v>
                </c:pt>
                <c:pt idx="166">
                  <c:v>139.1226129</c:v>
                </c:pt>
                <c:pt idx="167">
                  <c:v>139.1226129</c:v>
                </c:pt>
                <c:pt idx="168">
                  <c:v>139.1226129</c:v>
                </c:pt>
              </c:numCache>
            </c:numRef>
          </c:val>
          <c:smooth val="0"/>
        </c:ser>
        <c:ser>
          <c:idx val="19"/>
          <c:order val="19"/>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CPI!$U$2:$U$170</c:f>
              <c:numCache>
                <c:formatCode>General</c:formatCode>
                <c:ptCount val="169"/>
                <c:pt idx="0">
                  <c:v>204.2471935</c:v>
                </c:pt>
                <c:pt idx="1">
                  <c:v>204.3857472</c:v>
                </c:pt>
                <c:pt idx="2">
                  <c:v>204.4321004</c:v>
                </c:pt>
                <c:pt idx="3">
                  <c:v>204.4630869</c:v>
                </c:pt>
                <c:pt idx="4">
                  <c:v>204.4940734</c:v>
                </c:pt>
                <c:pt idx="5">
                  <c:v>204.5250598</c:v>
                </c:pt>
                <c:pt idx="6">
                  <c:v>204.3782258</c:v>
                </c:pt>
                <c:pt idx="7">
                  <c:v>204.201755</c:v>
                </c:pt>
                <c:pt idx="8">
                  <c:v>204.0252842</c:v>
                </c:pt>
                <c:pt idx="9">
                  <c:v>203.8488134</c:v>
                </c:pt>
                <c:pt idx="10">
                  <c:v>203.7307486</c:v>
                </c:pt>
                <c:pt idx="11">
                  <c:v>203.6905586</c:v>
                </c:pt>
                <c:pt idx="12">
                  <c:v>203.6503685</c:v>
                </c:pt>
                <c:pt idx="13">
                  <c:v>203.6101784</c:v>
                </c:pt>
                <c:pt idx="14">
                  <c:v>203.6133915</c:v>
                </c:pt>
                <c:pt idx="15">
                  <c:v>203.8770235</c:v>
                </c:pt>
                <c:pt idx="16">
                  <c:v>204.1406555999997</c:v>
                </c:pt>
                <c:pt idx="17">
                  <c:v>204.4042877</c:v>
                </c:pt>
                <c:pt idx="18">
                  <c:v>204.6679198</c:v>
                </c:pt>
                <c:pt idx="19">
                  <c:v>204.670036</c:v>
                </c:pt>
                <c:pt idx="20">
                  <c:v>204.5675459</c:v>
                </c:pt>
                <c:pt idx="21">
                  <c:v>204.4650559</c:v>
                </c:pt>
                <c:pt idx="22">
                  <c:v>204.3625658</c:v>
                </c:pt>
                <c:pt idx="23">
                  <c:v>204.3571656</c:v>
                </c:pt>
                <c:pt idx="24">
                  <c:v>204.4812188</c:v>
                </c:pt>
                <c:pt idx="25">
                  <c:v>204.605272</c:v>
                </c:pt>
                <c:pt idx="26">
                  <c:v>204.7293252</c:v>
                </c:pt>
                <c:pt idx="27">
                  <c:v>204.8533784</c:v>
                </c:pt>
                <c:pt idx="28">
                  <c:v>204.8217044</c:v>
                </c:pt>
                <c:pt idx="29">
                  <c:v>204.7900305</c:v>
                </c:pt>
                <c:pt idx="30">
                  <c:v>204.7583566</c:v>
                </c:pt>
                <c:pt idx="31">
                  <c:v>204.7266827</c:v>
                </c:pt>
                <c:pt idx="32">
                  <c:v>204.7513279</c:v>
                </c:pt>
                <c:pt idx="33">
                  <c:v>204.8182126</c:v>
                </c:pt>
                <c:pt idx="34">
                  <c:v>204.8850973</c:v>
                </c:pt>
                <c:pt idx="35">
                  <c:v>204.951982</c:v>
                </c:pt>
                <c:pt idx="36">
                  <c:v>205.0137636999999</c:v>
                </c:pt>
                <c:pt idx="37">
                  <c:v>205.0627881</c:v>
                </c:pt>
                <c:pt idx="38">
                  <c:v>205.1118126</c:v>
                </c:pt>
                <c:pt idx="39">
                  <c:v>205.160837</c:v>
                </c:pt>
                <c:pt idx="40">
                  <c:v>205.2098614</c:v>
                </c:pt>
                <c:pt idx="41">
                  <c:v>205.0992811</c:v>
                </c:pt>
                <c:pt idx="42">
                  <c:v>204.9621</c:v>
                </c:pt>
                <c:pt idx="43">
                  <c:v>204.8249189</c:v>
                </c:pt>
                <c:pt idx="44">
                  <c:v>204.6877378</c:v>
                </c:pt>
                <c:pt idx="45">
                  <c:v>204.6321194</c:v>
                </c:pt>
                <c:pt idx="46">
                  <c:v>204.6376731</c:v>
                </c:pt>
                <c:pt idx="47">
                  <c:v>204.6432267</c:v>
                </c:pt>
                <c:pt idx="48">
                  <c:v>204.6487803</c:v>
                </c:pt>
                <c:pt idx="49">
                  <c:v>204.7026042</c:v>
                </c:pt>
                <c:pt idx="50">
                  <c:v>205.0460497</c:v>
                </c:pt>
                <c:pt idx="51">
                  <c:v>205.3894952</c:v>
                </c:pt>
                <c:pt idx="52">
                  <c:v>205.7329407</c:v>
                </c:pt>
                <c:pt idx="53">
                  <c:v>206.0763862</c:v>
                </c:pt>
                <c:pt idx="54">
                  <c:v>206.3694701</c:v>
                </c:pt>
                <c:pt idx="55">
                  <c:v>206.6424093</c:v>
                </c:pt>
                <c:pt idx="56">
                  <c:v>206.9153485</c:v>
                </c:pt>
                <c:pt idx="57">
                  <c:v>207.1882876</c:v>
                </c:pt>
                <c:pt idx="58">
                  <c:v>207.4283845</c:v>
                </c:pt>
                <c:pt idx="59">
                  <c:v>207.6553444</c:v>
                </c:pt>
                <c:pt idx="60">
                  <c:v>207.8823043</c:v>
                </c:pt>
                <c:pt idx="61">
                  <c:v>208.1092642</c:v>
                </c:pt>
                <c:pt idx="62">
                  <c:v>208.3172811</c:v>
                </c:pt>
                <c:pt idx="63">
                  <c:v>208.4779405</c:v>
                </c:pt>
                <c:pt idx="64">
                  <c:v>208.6386</c:v>
                </c:pt>
                <c:pt idx="65">
                  <c:v>208.7992595</c:v>
                </c:pt>
                <c:pt idx="66">
                  <c:v>208.9599189</c:v>
                </c:pt>
                <c:pt idx="67">
                  <c:v>208.7583165</c:v>
                </c:pt>
                <c:pt idx="68">
                  <c:v>208.556714</c:v>
                </c:pt>
                <c:pt idx="69">
                  <c:v>208.3551116</c:v>
                </c:pt>
                <c:pt idx="70">
                  <c:v>208.1535092</c:v>
                </c:pt>
                <c:pt idx="71">
                  <c:v>208.1265604</c:v>
                </c:pt>
                <c:pt idx="72">
                  <c:v>208.2306018</c:v>
                </c:pt>
                <c:pt idx="73">
                  <c:v>208.3346432</c:v>
                </c:pt>
                <c:pt idx="74">
                  <c:v>208.4386847</c:v>
                </c:pt>
                <c:pt idx="75">
                  <c:v>208.5309337</c:v>
                </c:pt>
                <c:pt idx="76">
                  <c:v>208.5937018</c:v>
                </c:pt>
                <c:pt idx="77">
                  <c:v>208.6564699</c:v>
                </c:pt>
                <c:pt idx="78">
                  <c:v>208.719238</c:v>
                </c:pt>
                <c:pt idx="79">
                  <c:v>208.7820061</c:v>
                </c:pt>
                <c:pt idx="80">
                  <c:v>208.8424359</c:v>
                </c:pt>
                <c:pt idx="81">
                  <c:v>208.902476</c:v>
                </c:pt>
                <c:pt idx="82">
                  <c:v>208.9625161</c:v>
                </c:pt>
                <c:pt idx="83">
                  <c:v>209.0225562</c:v>
                </c:pt>
                <c:pt idx="84">
                  <c:v>209.1893892</c:v>
                </c:pt>
                <c:pt idx="85">
                  <c:v>209.4986126</c:v>
                </c:pt>
                <c:pt idx="86">
                  <c:v>209.807836</c:v>
                </c:pt>
                <c:pt idx="87">
                  <c:v>210.1170595</c:v>
                </c:pt>
                <c:pt idx="88">
                  <c:v>210.4027602</c:v>
                </c:pt>
                <c:pt idx="89">
                  <c:v>210.5473252</c:v>
                </c:pt>
                <c:pt idx="90">
                  <c:v>210.6918901</c:v>
                </c:pt>
                <c:pt idx="91">
                  <c:v>210.8364551</c:v>
                </c:pt>
                <c:pt idx="92">
                  <c:v>210.9810201</c:v>
                </c:pt>
                <c:pt idx="93">
                  <c:v>211.1847207</c:v>
                </c:pt>
                <c:pt idx="94">
                  <c:v>211.4120757</c:v>
                </c:pt>
                <c:pt idx="95">
                  <c:v>211.6394306</c:v>
                </c:pt>
                <c:pt idx="96">
                  <c:v>211.8667856</c:v>
                </c:pt>
                <c:pt idx="97">
                  <c:v>212.0685039</c:v>
                </c:pt>
                <c:pt idx="98">
                  <c:v>212.2360401</c:v>
                </c:pt>
                <c:pt idx="99">
                  <c:v>212.4035763</c:v>
                </c:pt>
                <c:pt idx="100">
                  <c:v>212.5711125</c:v>
                </c:pt>
                <c:pt idx="101">
                  <c:v>212.7386486</c:v>
                </c:pt>
                <c:pt idx="102">
                  <c:v>212.8336399</c:v>
                </c:pt>
                <c:pt idx="103">
                  <c:v>212.9286312</c:v>
                </c:pt>
                <c:pt idx="104">
                  <c:v>213.0236225</c:v>
                </c:pt>
                <c:pt idx="105">
                  <c:v>213.1186138</c:v>
                </c:pt>
                <c:pt idx="106">
                  <c:v>213.2732106</c:v>
                </c:pt>
                <c:pt idx="107">
                  <c:v>213.4725116</c:v>
                </c:pt>
                <c:pt idx="108">
                  <c:v>213.6718127</c:v>
                </c:pt>
                <c:pt idx="109">
                  <c:v>213.8711137</c:v>
                </c:pt>
                <c:pt idx="110">
                  <c:v>214.0167132</c:v>
                </c:pt>
                <c:pt idx="111">
                  <c:v>214.0907105</c:v>
                </c:pt>
                <c:pt idx="112">
                  <c:v>214.1647079</c:v>
                </c:pt>
                <c:pt idx="113">
                  <c:v>214.2387053</c:v>
                </c:pt>
                <c:pt idx="114">
                  <c:v>214.3127027</c:v>
                </c:pt>
                <c:pt idx="115">
                  <c:v>214.3675045</c:v>
                </c:pt>
                <c:pt idx="116">
                  <c:v>214.4223063</c:v>
                </c:pt>
                <c:pt idx="117">
                  <c:v>214.4771081</c:v>
                </c:pt>
                <c:pt idx="118">
                  <c:v>214.5319099</c:v>
                </c:pt>
                <c:pt idx="119">
                  <c:v>214.5485571</c:v>
                </c:pt>
                <c:pt idx="120">
                  <c:v>214.5499425</c:v>
                </c:pt>
                <c:pt idx="121">
                  <c:v>214.5513278</c:v>
                </c:pt>
                <c:pt idx="122">
                  <c:v>214.5527132</c:v>
                </c:pt>
                <c:pt idx="123">
                  <c:v>214.5653243</c:v>
                </c:pt>
                <c:pt idx="124">
                  <c:v>214.606</c:v>
                </c:pt>
                <c:pt idx="125">
                  <c:v>214.6466756999997</c:v>
                </c:pt>
                <c:pt idx="126">
                  <c:v>214.6873514</c:v>
                </c:pt>
                <c:pt idx="127">
                  <c:v>214.728027</c:v>
                </c:pt>
                <c:pt idx="128">
                  <c:v>214.7331351</c:v>
                </c:pt>
                <c:pt idx="129">
                  <c:v>214.7382432</c:v>
                </c:pt>
                <c:pt idx="130">
                  <c:v>214.7433514</c:v>
                </c:pt>
                <c:pt idx="131">
                  <c:v>214.7484595</c:v>
                </c:pt>
                <c:pt idx="132">
                  <c:v>214.825578</c:v>
                </c:pt>
                <c:pt idx="133">
                  <c:v>214.9567044</c:v>
                </c:pt>
                <c:pt idx="134">
                  <c:v>215.0878309</c:v>
                </c:pt>
                <c:pt idx="135">
                  <c:v>215.2189573</c:v>
                </c:pt>
                <c:pt idx="136">
                  <c:v>215.3583757</c:v>
                </c:pt>
                <c:pt idx="137">
                  <c:v>215.5475459</c:v>
                </c:pt>
                <c:pt idx="138">
                  <c:v>215.7367162</c:v>
                </c:pt>
                <c:pt idx="139">
                  <c:v>215.9258865</c:v>
                </c:pt>
                <c:pt idx="140">
                  <c:v>216.1150568</c:v>
                </c:pt>
                <c:pt idx="141">
                  <c:v>216.1464699</c:v>
                </c:pt>
                <c:pt idx="142">
                  <c:v>216.1515902</c:v>
                </c:pt>
                <c:pt idx="143">
                  <c:v>216.1567105</c:v>
                </c:pt>
                <c:pt idx="144">
                  <c:v>216.1618309</c:v>
                </c:pt>
                <c:pt idx="145">
                  <c:v>216.1829378</c:v>
                </c:pt>
                <c:pt idx="146">
                  <c:v>216.2253604</c:v>
                </c:pt>
                <c:pt idx="147">
                  <c:v>216.2677829</c:v>
                </c:pt>
                <c:pt idx="148">
                  <c:v>216.3102054</c:v>
                </c:pt>
                <c:pt idx="149">
                  <c:v>216.3629276</c:v>
                </c:pt>
                <c:pt idx="150">
                  <c:v>216.4774481</c:v>
                </c:pt>
                <c:pt idx="151">
                  <c:v>216.5919686</c:v>
                </c:pt>
                <c:pt idx="152">
                  <c:v>216.7064891</c:v>
                </c:pt>
                <c:pt idx="153">
                  <c:v>216.8210096</c:v>
                </c:pt>
                <c:pt idx="154">
                  <c:v>216.8568073</c:v>
                </c:pt>
                <c:pt idx="155">
                  <c:v>216.861116</c:v>
                </c:pt>
                <c:pt idx="156">
                  <c:v>216.8654246</c:v>
                </c:pt>
                <c:pt idx="157">
                  <c:v>216.8697332</c:v>
                </c:pt>
                <c:pt idx="158">
                  <c:v>216.9093707</c:v>
                </c:pt>
                <c:pt idx="159">
                  <c:v>217.0373301</c:v>
                </c:pt>
                <c:pt idx="160">
                  <c:v>217.1652896</c:v>
                </c:pt>
                <c:pt idx="161">
                  <c:v>217.293249</c:v>
                </c:pt>
                <c:pt idx="162">
                  <c:v>217.4084917</c:v>
                </c:pt>
                <c:pt idx="163">
                  <c:v>217.4919425</c:v>
                </c:pt>
                <c:pt idx="164">
                  <c:v>217.5753932</c:v>
                </c:pt>
                <c:pt idx="165">
                  <c:v>217.6588439</c:v>
                </c:pt>
                <c:pt idx="166">
                  <c:v>217.7422947</c:v>
                </c:pt>
                <c:pt idx="167">
                  <c:v>217.7422947</c:v>
                </c:pt>
                <c:pt idx="168">
                  <c:v>217.7422947</c:v>
                </c:pt>
              </c:numCache>
            </c:numRef>
          </c:val>
          <c:smooth val="0"/>
        </c:ser>
        <c:ser>
          <c:idx val="20"/>
          <c:order val="20"/>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CPI!$V$2:$V$170</c:f>
              <c:numCache>
                <c:formatCode>General</c:formatCode>
                <c:ptCount val="169"/>
                <c:pt idx="0">
                  <c:v>210.7526053</c:v>
                </c:pt>
                <c:pt idx="1">
                  <c:v>210.8979935</c:v>
                </c:pt>
                <c:pt idx="2">
                  <c:v>210.9451605</c:v>
                </c:pt>
                <c:pt idx="3">
                  <c:v>210.9759573</c:v>
                </c:pt>
                <c:pt idx="4">
                  <c:v>211.0067542</c:v>
                </c:pt>
                <c:pt idx="5">
                  <c:v>211.037551</c:v>
                </c:pt>
                <c:pt idx="6">
                  <c:v>210.8733316</c:v>
                </c:pt>
                <c:pt idx="7">
                  <c:v>210.6766095</c:v>
                </c:pt>
                <c:pt idx="8">
                  <c:v>210.4798874</c:v>
                </c:pt>
                <c:pt idx="9">
                  <c:v>210.2831653</c:v>
                </c:pt>
                <c:pt idx="10">
                  <c:v>210.1495463</c:v>
                </c:pt>
                <c:pt idx="11">
                  <c:v>210.1000648</c:v>
                </c:pt>
                <c:pt idx="12">
                  <c:v>210.0505833</c:v>
                </c:pt>
                <c:pt idx="13">
                  <c:v>210.0011018</c:v>
                </c:pt>
                <c:pt idx="14">
                  <c:v>209.9984585</c:v>
                </c:pt>
                <c:pt idx="15">
                  <c:v>210.2768443</c:v>
                </c:pt>
                <c:pt idx="16">
                  <c:v>210.5552301</c:v>
                </c:pt>
                <c:pt idx="17">
                  <c:v>210.833616</c:v>
                </c:pt>
                <c:pt idx="18">
                  <c:v>211.1120018</c:v>
                </c:pt>
                <c:pt idx="19">
                  <c:v>211.1096542999992</c:v>
                </c:pt>
                <c:pt idx="20">
                  <c:v>210.9950134</c:v>
                </c:pt>
                <c:pt idx="21">
                  <c:v>210.8803726</c:v>
                </c:pt>
                <c:pt idx="22">
                  <c:v>210.7657317</c:v>
                </c:pt>
                <c:pt idx="23">
                  <c:v>210.7577954</c:v>
                </c:pt>
                <c:pt idx="24">
                  <c:v>210.8921319</c:v>
                </c:pt>
                <c:pt idx="25">
                  <c:v>211.0264684</c:v>
                </c:pt>
                <c:pt idx="26">
                  <c:v>211.1608049</c:v>
                </c:pt>
                <c:pt idx="27">
                  <c:v>211.2951413</c:v>
                </c:pt>
                <c:pt idx="28">
                  <c:v>211.2596586</c:v>
                </c:pt>
                <c:pt idx="29">
                  <c:v>211.2241759</c:v>
                </c:pt>
                <c:pt idx="30">
                  <c:v>211.1886931</c:v>
                </c:pt>
                <c:pt idx="31">
                  <c:v>211.1532104</c:v>
                </c:pt>
                <c:pt idx="32">
                  <c:v>211.1806415</c:v>
                </c:pt>
                <c:pt idx="33">
                  <c:v>211.2552578</c:v>
                </c:pt>
                <c:pt idx="34">
                  <c:v>211.3298742</c:v>
                </c:pt>
                <c:pt idx="35">
                  <c:v>211.4044906</c:v>
                </c:pt>
                <c:pt idx="36">
                  <c:v>211.4713286</c:v>
                </c:pt>
                <c:pt idx="37">
                  <c:v>211.5187208</c:v>
                </c:pt>
                <c:pt idx="38">
                  <c:v>211.5661131</c:v>
                </c:pt>
                <c:pt idx="39">
                  <c:v>211.6135053</c:v>
                </c:pt>
                <c:pt idx="40">
                  <c:v>211.6608975</c:v>
                </c:pt>
                <c:pt idx="41">
                  <c:v>211.5470304</c:v>
                </c:pt>
                <c:pt idx="42">
                  <c:v>211.4062867</c:v>
                </c:pt>
                <c:pt idx="43">
                  <c:v>211.265543</c:v>
                </c:pt>
                <c:pt idx="44">
                  <c:v>211.1247993</c:v>
                </c:pt>
                <c:pt idx="45">
                  <c:v>211.0645458</c:v>
                </c:pt>
                <c:pt idx="46">
                  <c:v>211.0646599</c:v>
                </c:pt>
                <c:pt idx="47">
                  <c:v>211.064774</c:v>
                </c:pt>
                <c:pt idx="48">
                  <c:v>211.0648881</c:v>
                </c:pt>
                <c:pt idx="49">
                  <c:v>211.1176713</c:v>
                </c:pt>
                <c:pt idx="50">
                  <c:v>211.4864691</c:v>
                </c:pt>
                <c:pt idx="51">
                  <c:v>211.8552668</c:v>
                </c:pt>
                <c:pt idx="52">
                  <c:v>212.2240646</c:v>
                </c:pt>
                <c:pt idx="53">
                  <c:v>212.5928624</c:v>
                </c:pt>
                <c:pt idx="54">
                  <c:v>212.9033115</c:v>
                </c:pt>
                <c:pt idx="55">
                  <c:v>213.190421</c:v>
                </c:pt>
                <c:pt idx="56">
                  <c:v>213.4775305</c:v>
                </c:pt>
                <c:pt idx="57">
                  <c:v>213.7646401</c:v>
                </c:pt>
                <c:pt idx="58">
                  <c:v>214.0156238</c:v>
                </c:pt>
                <c:pt idx="59">
                  <c:v>214.2521573</c:v>
                </c:pt>
                <c:pt idx="60">
                  <c:v>214.4886908</c:v>
                </c:pt>
                <c:pt idx="61">
                  <c:v>214.7252242</c:v>
                </c:pt>
                <c:pt idx="62">
                  <c:v>214.9420631</c:v>
                </c:pt>
                <c:pt idx="63">
                  <c:v>215.1096656999999</c:v>
                </c:pt>
                <c:pt idx="64">
                  <c:v>215.2772683</c:v>
                </c:pt>
                <c:pt idx="65">
                  <c:v>215.4448709</c:v>
                </c:pt>
                <c:pt idx="66">
                  <c:v>215.6124735</c:v>
                </c:pt>
                <c:pt idx="67">
                  <c:v>215.3834778</c:v>
                </c:pt>
                <c:pt idx="68">
                  <c:v>215.1544822</c:v>
                </c:pt>
                <c:pt idx="69">
                  <c:v>214.9254865</c:v>
                </c:pt>
                <c:pt idx="70">
                  <c:v>214.6964908</c:v>
                </c:pt>
                <c:pt idx="71">
                  <c:v>214.6513538</c:v>
                </c:pt>
                <c:pt idx="72">
                  <c:v>214.7441108</c:v>
                </c:pt>
                <c:pt idx="73">
                  <c:v>214.8368678</c:v>
                </c:pt>
                <c:pt idx="74">
                  <c:v>214.9296249</c:v>
                </c:pt>
                <c:pt idx="75">
                  <c:v>215.0134426</c:v>
                </c:pt>
                <c:pt idx="76">
                  <c:v>215.0749122</c:v>
                </c:pt>
                <c:pt idx="77">
                  <c:v>215.1363819</c:v>
                </c:pt>
                <c:pt idx="78">
                  <c:v>215.1978515</c:v>
                </c:pt>
                <c:pt idx="79">
                  <c:v>215.2593211</c:v>
                </c:pt>
                <c:pt idx="80">
                  <c:v>215.3229307</c:v>
                </c:pt>
                <c:pt idx="81">
                  <c:v>215.386897</c:v>
                </c:pt>
                <c:pt idx="82">
                  <c:v>215.4508632</c:v>
                </c:pt>
                <c:pt idx="83">
                  <c:v>215.5148295</c:v>
                </c:pt>
                <c:pt idx="84">
                  <c:v>215.6944378</c:v>
                </c:pt>
                <c:pt idx="85">
                  <c:v>216.0282356</c:v>
                </c:pt>
                <c:pt idx="86">
                  <c:v>216.3620333</c:v>
                </c:pt>
                <c:pt idx="87">
                  <c:v>216.6958311</c:v>
                </c:pt>
                <c:pt idx="88">
                  <c:v>217.0048261</c:v>
                </c:pt>
                <c:pt idx="89">
                  <c:v>217.1650042</c:v>
                </c:pt>
                <c:pt idx="90">
                  <c:v>217.3251824</c:v>
                </c:pt>
                <c:pt idx="91">
                  <c:v>217.4853605</c:v>
                </c:pt>
                <c:pt idx="92">
                  <c:v>217.6455387</c:v>
                </c:pt>
                <c:pt idx="93">
                  <c:v>217.8670218</c:v>
                </c:pt>
                <c:pt idx="94">
                  <c:v>218.1130269</c:v>
                </c:pt>
                <c:pt idx="95">
                  <c:v>218.3590319</c:v>
                </c:pt>
                <c:pt idx="96">
                  <c:v>218.605037</c:v>
                </c:pt>
                <c:pt idx="97">
                  <c:v>218.8217928</c:v>
                </c:pt>
                <c:pt idx="98">
                  <c:v>218.9995495</c:v>
                </c:pt>
                <c:pt idx="99">
                  <c:v>219.1773063</c:v>
                </c:pt>
                <c:pt idx="100">
                  <c:v>219.355063</c:v>
                </c:pt>
                <c:pt idx="101">
                  <c:v>219.5328198</c:v>
                </c:pt>
                <c:pt idx="102">
                  <c:v>219.6258417</c:v>
                </c:pt>
                <c:pt idx="103">
                  <c:v>219.7188636</c:v>
                </c:pt>
                <c:pt idx="104">
                  <c:v>219.8118854</c:v>
                </c:pt>
                <c:pt idx="105">
                  <c:v>219.9049073</c:v>
                </c:pt>
                <c:pt idx="106">
                  <c:v>220.0651993</c:v>
                </c:pt>
                <c:pt idx="107">
                  <c:v>220.275944</c:v>
                </c:pt>
                <c:pt idx="108">
                  <c:v>220.4866886</c:v>
                </c:pt>
                <c:pt idx="109">
                  <c:v>220.6974332</c:v>
                </c:pt>
                <c:pt idx="110">
                  <c:v>220.8498468</c:v>
                </c:pt>
                <c:pt idx="111">
                  <c:v>220.9244858</c:v>
                </c:pt>
                <c:pt idx="112">
                  <c:v>220.9991248</c:v>
                </c:pt>
                <c:pt idx="113">
                  <c:v>221.0737637999999</c:v>
                </c:pt>
                <c:pt idx="114">
                  <c:v>221.1484028</c:v>
                </c:pt>
                <c:pt idx="115">
                  <c:v>221.2021074</c:v>
                </c:pt>
                <c:pt idx="116">
                  <c:v>221.255812</c:v>
                </c:pt>
                <c:pt idx="117">
                  <c:v>221.3095166</c:v>
                </c:pt>
                <c:pt idx="118">
                  <c:v>221.3632212</c:v>
                </c:pt>
                <c:pt idx="119">
                  <c:v>221.380331</c:v>
                </c:pt>
                <c:pt idx="120">
                  <c:v>221.3828029</c:v>
                </c:pt>
                <c:pt idx="121">
                  <c:v>221.3852748</c:v>
                </c:pt>
                <c:pt idx="122">
                  <c:v>221.3877467</c:v>
                </c:pt>
                <c:pt idx="123">
                  <c:v>221.4009901</c:v>
                </c:pt>
                <c:pt idx="124">
                  <c:v>221.4411622</c:v>
                </c:pt>
                <c:pt idx="125">
                  <c:v>221.4813343</c:v>
                </c:pt>
                <c:pt idx="126">
                  <c:v>221.5215064</c:v>
                </c:pt>
                <c:pt idx="127">
                  <c:v>221.5616784</c:v>
                </c:pt>
                <c:pt idx="128">
                  <c:v>221.5701123</c:v>
                </c:pt>
                <c:pt idx="129">
                  <c:v>221.5785461</c:v>
                </c:pt>
                <c:pt idx="130">
                  <c:v>221.5869799</c:v>
                </c:pt>
                <c:pt idx="131">
                  <c:v>221.5954138</c:v>
                </c:pt>
                <c:pt idx="132">
                  <c:v>221.6751459</c:v>
                </c:pt>
                <c:pt idx="133">
                  <c:v>221.8083518</c:v>
                </c:pt>
                <c:pt idx="134">
                  <c:v>221.9415576</c:v>
                </c:pt>
                <c:pt idx="135">
                  <c:v>222.0747635</c:v>
                </c:pt>
                <c:pt idx="136">
                  <c:v>222.2174395</c:v>
                </c:pt>
                <c:pt idx="137">
                  <c:v>222.4169362</c:v>
                </c:pt>
                <c:pt idx="138">
                  <c:v>222.6164329</c:v>
                </c:pt>
                <c:pt idx="139">
                  <c:v>222.8159296</c:v>
                </c:pt>
                <c:pt idx="140">
                  <c:v>223.0154263</c:v>
                </c:pt>
                <c:pt idx="141">
                  <c:v>223.0598077</c:v>
                </c:pt>
                <c:pt idx="142">
                  <c:v>223.0783366</c:v>
                </c:pt>
                <c:pt idx="143">
                  <c:v>223.0968655</c:v>
                </c:pt>
                <c:pt idx="144">
                  <c:v>223.1153944</c:v>
                </c:pt>
                <c:pt idx="145">
                  <c:v>223.1469028</c:v>
                </c:pt>
                <c:pt idx="146">
                  <c:v>223.1957173</c:v>
                </c:pt>
                <c:pt idx="147">
                  <c:v>223.2445318</c:v>
                </c:pt>
                <c:pt idx="148">
                  <c:v>223.2933463</c:v>
                </c:pt>
                <c:pt idx="149">
                  <c:v>223.3523969</c:v>
                </c:pt>
                <c:pt idx="150">
                  <c:v>223.4728642</c:v>
                </c:pt>
                <c:pt idx="151">
                  <c:v>223.5933316</c:v>
                </c:pt>
                <c:pt idx="152">
                  <c:v>223.7137989</c:v>
                </c:pt>
                <c:pt idx="153">
                  <c:v>223.8342663</c:v>
                </c:pt>
                <c:pt idx="154">
                  <c:v>223.86882</c:v>
                </c:pt>
                <c:pt idx="155">
                  <c:v>223.8690083</c:v>
                </c:pt>
                <c:pt idx="156">
                  <c:v>223.8691966</c:v>
                </c:pt>
                <c:pt idx="157">
                  <c:v>223.8693849</c:v>
                </c:pt>
                <c:pt idx="158">
                  <c:v>223.9106714</c:v>
                </c:pt>
                <c:pt idx="159">
                  <c:v>224.0547032</c:v>
                </c:pt>
                <c:pt idx="160">
                  <c:v>224.198735</c:v>
                </c:pt>
                <c:pt idx="161">
                  <c:v>224.3427668</c:v>
                </c:pt>
                <c:pt idx="162">
                  <c:v>224.469439</c:v>
                </c:pt>
                <c:pt idx="163">
                  <c:v>224.5527121</c:v>
                </c:pt>
                <c:pt idx="164">
                  <c:v>224.6359852</c:v>
                </c:pt>
                <c:pt idx="165">
                  <c:v>224.7192583</c:v>
                </c:pt>
                <c:pt idx="166">
                  <c:v>224.8025314</c:v>
                </c:pt>
                <c:pt idx="167">
                  <c:v>224.8025314</c:v>
                </c:pt>
                <c:pt idx="168">
                  <c:v>224.8025314</c:v>
                </c:pt>
              </c:numCache>
            </c:numRef>
          </c:val>
          <c:smooth val="0"/>
        </c:ser>
        <c:ser>
          <c:idx val="21"/>
          <c:order val="21"/>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CPI!$W$2:$W$170</c:f>
              <c:numCache>
                <c:formatCode>General</c:formatCode>
                <c:ptCount val="169"/>
                <c:pt idx="0">
                  <c:v>135.3524608</c:v>
                </c:pt>
                <c:pt idx="1">
                  <c:v>135.4113076</c:v>
                </c:pt>
                <c:pt idx="2">
                  <c:v>135.4657781</c:v>
                </c:pt>
                <c:pt idx="3">
                  <c:v>135.5195191</c:v>
                </c:pt>
                <c:pt idx="4">
                  <c:v>135.5732602</c:v>
                </c:pt>
                <c:pt idx="5">
                  <c:v>135.6270013</c:v>
                </c:pt>
                <c:pt idx="6">
                  <c:v>135.6682247</c:v>
                </c:pt>
                <c:pt idx="7">
                  <c:v>135.7073618</c:v>
                </c:pt>
                <c:pt idx="8">
                  <c:v>135.7464988</c:v>
                </c:pt>
                <c:pt idx="9">
                  <c:v>135.7856359</c:v>
                </c:pt>
                <c:pt idx="10">
                  <c:v>135.82725</c:v>
                </c:pt>
                <c:pt idx="11">
                  <c:v>135.8721667</c:v>
                </c:pt>
                <c:pt idx="12">
                  <c:v>135.9170833</c:v>
                </c:pt>
                <c:pt idx="13">
                  <c:v>135.962</c:v>
                </c:pt>
                <c:pt idx="14">
                  <c:v>136.010394</c:v>
                </c:pt>
                <c:pt idx="15">
                  <c:v>136.0796520999997</c:v>
                </c:pt>
                <c:pt idx="16">
                  <c:v>136.1489101</c:v>
                </c:pt>
                <c:pt idx="17">
                  <c:v>136.2181682</c:v>
                </c:pt>
                <c:pt idx="18">
                  <c:v>136.2874263</c:v>
                </c:pt>
                <c:pt idx="19">
                  <c:v>136.3243393</c:v>
                </c:pt>
                <c:pt idx="20">
                  <c:v>136.3483143</c:v>
                </c:pt>
                <c:pt idx="21">
                  <c:v>136.3722893</c:v>
                </c:pt>
                <c:pt idx="22">
                  <c:v>136.3962643</c:v>
                </c:pt>
                <c:pt idx="23">
                  <c:v>136.4179827</c:v>
                </c:pt>
                <c:pt idx="24">
                  <c:v>136.4366924</c:v>
                </c:pt>
                <c:pt idx="25">
                  <c:v>136.4554021</c:v>
                </c:pt>
                <c:pt idx="26">
                  <c:v>136.4741118</c:v>
                </c:pt>
                <c:pt idx="27">
                  <c:v>136.4928214</c:v>
                </c:pt>
                <c:pt idx="28">
                  <c:v>136.5249182</c:v>
                </c:pt>
                <c:pt idx="29">
                  <c:v>136.557015</c:v>
                </c:pt>
                <c:pt idx="30">
                  <c:v>136.5891118</c:v>
                </c:pt>
                <c:pt idx="31">
                  <c:v>136.6212085</c:v>
                </c:pt>
                <c:pt idx="32">
                  <c:v>136.6338071</c:v>
                </c:pt>
                <c:pt idx="33">
                  <c:v>136.6317821</c:v>
                </c:pt>
                <c:pt idx="34">
                  <c:v>136.6297571</c:v>
                </c:pt>
                <c:pt idx="35">
                  <c:v>136.6277321</c:v>
                </c:pt>
                <c:pt idx="36">
                  <c:v>136.6401935</c:v>
                </c:pt>
                <c:pt idx="37">
                  <c:v>136.688871</c:v>
                </c:pt>
                <c:pt idx="38">
                  <c:v>136.7375484</c:v>
                </c:pt>
                <c:pt idx="39">
                  <c:v>136.7862258</c:v>
                </c:pt>
                <c:pt idx="40">
                  <c:v>136.8349032</c:v>
                </c:pt>
                <c:pt idx="41">
                  <c:v>136.7715714</c:v>
                </c:pt>
                <c:pt idx="42">
                  <c:v>136.6895714</c:v>
                </c:pt>
                <c:pt idx="43">
                  <c:v>136.6075714</c:v>
                </c:pt>
                <c:pt idx="44">
                  <c:v>136.5255714</c:v>
                </c:pt>
                <c:pt idx="45">
                  <c:v>136.5292811</c:v>
                </c:pt>
                <c:pt idx="46">
                  <c:v>136.597273</c:v>
                </c:pt>
                <c:pt idx="47">
                  <c:v>136.665265</c:v>
                </c:pt>
                <c:pt idx="48">
                  <c:v>136.7332569</c:v>
                </c:pt>
                <c:pt idx="49">
                  <c:v>136.803477</c:v>
                </c:pt>
                <c:pt idx="50">
                  <c:v>136.8870657</c:v>
                </c:pt>
                <c:pt idx="51">
                  <c:v>136.9706544</c:v>
                </c:pt>
                <c:pt idx="52">
                  <c:v>137.0542431</c:v>
                </c:pt>
                <c:pt idx="53">
                  <c:v>137.1378318</c:v>
                </c:pt>
                <c:pt idx="54">
                  <c:v>137.2511849</c:v>
                </c:pt>
                <c:pt idx="55">
                  <c:v>137.3764439</c:v>
                </c:pt>
                <c:pt idx="56">
                  <c:v>137.5017028</c:v>
                </c:pt>
                <c:pt idx="57">
                  <c:v>137.6269617</c:v>
                </c:pt>
                <c:pt idx="58">
                  <c:v>137.7398929</c:v>
                </c:pt>
                <c:pt idx="59">
                  <c:v>137.8478929</c:v>
                </c:pt>
                <c:pt idx="60">
                  <c:v>137.9558929</c:v>
                </c:pt>
                <c:pt idx="61">
                  <c:v>138.0638929</c:v>
                </c:pt>
                <c:pt idx="62">
                  <c:v>138.1646952</c:v>
                </c:pt>
                <c:pt idx="63">
                  <c:v>138.2475036</c:v>
                </c:pt>
                <c:pt idx="64">
                  <c:v>138.3303119</c:v>
                </c:pt>
                <c:pt idx="65">
                  <c:v>138.4131202</c:v>
                </c:pt>
                <c:pt idx="66">
                  <c:v>138.4959286</c:v>
                </c:pt>
                <c:pt idx="67">
                  <c:v>138.587106</c:v>
                </c:pt>
                <c:pt idx="68">
                  <c:v>138.6782834</c:v>
                </c:pt>
                <c:pt idx="69">
                  <c:v>138.7694608</c:v>
                </c:pt>
                <c:pt idx="70">
                  <c:v>138.8606382</c:v>
                </c:pt>
                <c:pt idx="71">
                  <c:v>139.0028333</c:v>
                </c:pt>
                <c:pt idx="72">
                  <c:v>139.1832917</c:v>
                </c:pt>
                <c:pt idx="73">
                  <c:v>139.36375</c:v>
                </c:pt>
                <c:pt idx="74">
                  <c:v>139.5442083</c:v>
                </c:pt>
                <c:pt idx="75">
                  <c:v>139.7006325</c:v>
                </c:pt>
                <c:pt idx="76">
                  <c:v>139.7969712</c:v>
                </c:pt>
                <c:pt idx="77">
                  <c:v>139.8933099</c:v>
                </c:pt>
                <c:pt idx="78">
                  <c:v>139.9896486</c:v>
                </c:pt>
                <c:pt idx="79">
                  <c:v>140.0859873</c:v>
                </c:pt>
                <c:pt idx="80">
                  <c:v>140.1289205</c:v>
                </c:pt>
                <c:pt idx="81">
                  <c:v>140.1629528</c:v>
                </c:pt>
                <c:pt idx="82">
                  <c:v>140.196985</c:v>
                </c:pt>
                <c:pt idx="83">
                  <c:v>140.2310173</c:v>
                </c:pt>
                <c:pt idx="84">
                  <c:v>140.2735</c:v>
                </c:pt>
                <c:pt idx="85">
                  <c:v>140.32725</c:v>
                </c:pt>
                <c:pt idx="86">
                  <c:v>140.381</c:v>
                </c:pt>
                <c:pt idx="87">
                  <c:v>140.43475</c:v>
                </c:pt>
                <c:pt idx="88">
                  <c:v>140.4784194</c:v>
                </c:pt>
                <c:pt idx="89">
                  <c:v>140.4616048</c:v>
                </c:pt>
                <c:pt idx="90">
                  <c:v>140.4447903</c:v>
                </c:pt>
                <c:pt idx="91">
                  <c:v>140.4279758</c:v>
                </c:pt>
                <c:pt idx="92">
                  <c:v>140.4111613</c:v>
                </c:pt>
                <c:pt idx="93">
                  <c:v>140.4127857</c:v>
                </c:pt>
                <c:pt idx="94">
                  <c:v>140.4217857</c:v>
                </c:pt>
                <c:pt idx="95">
                  <c:v>140.4307857</c:v>
                </c:pt>
                <c:pt idx="96">
                  <c:v>140.4397857</c:v>
                </c:pt>
                <c:pt idx="97">
                  <c:v>140.4700795</c:v>
                </c:pt>
                <c:pt idx="98">
                  <c:v>140.528765</c:v>
                </c:pt>
                <c:pt idx="99">
                  <c:v>140.5874505</c:v>
                </c:pt>
                <c:pt idx="100">
                  <c:v>140.6461359</c:v>
                </c:pt>
                <c:pt idx="101">
                  <c:v>140.7048214</c:v>
                </c:pt>
                <c:pt idx="102">
                  <c:v>140.8086118</c:v>
                </c:pt>
                <c:pt idx="103">
                  <c:v>140.9124021</c:v>
                </c:pt>
                <c:pt idx="104">
                  <c:v>141.0161924</c:v>
                </c:pt>
                <c:pt idx="105">
                  <c:v>141.1199827</c:v>
                </c:pt>
                <c:pt idx="106">
                  <c:v>141.2140357</c:v>
                </c:pt>
                <c:pt idx="107">
                  <c:v>141.3007857</c:v>
                </c:pt>
                <c:pt idx="108">
                  <c:v>141.3875357</c:v>
                </c:pt>
                <c:pt idx="109">
                  <c:v>141.4742857</c:v>
                </c:pt>
                <c:pt idx="110">
                  <c:v>141.55478</c:v>
                </c:pt>
                <c:pt idx="111">
                  <c:v>141.6269332</c:v>
                </c:pt>
                <c:pt idx="112">
                  <c:v>141.6990864</c:v>
                </c:pt>
                <c:pt idx="113">
                  <c:v>141.7712396</c:v>
                </c:pt>
                <c:pt idx="114">
                  <c:v>141.8433929</c:v>
                </c:pt>
                <c:pt idx="115">
                  <c:v>141.9015262</c:v>
                </c:pt>
                <c:pt idx="116">
                  <c:v>141.9596595</c:v>
                </c:pt>
                <c:pt idx="117">
                  <c:v>142.0177929</c:v>
                </c:pt>
                <c:pt idx="118">
                  <c:v>142.0759262</c:v>
                </c:pt>
                <c:pt idx="119">
                  <c:v>142.0970115</c:v>
                </c:pt>
                <c:pt idx="120">
                  <c:v>142.1032776</c:v>
                </c:pt>
                <c:pt idx="121">
                  <c:v>142.1095438</c:v>
                </c:pt>
                <c:pt idx="122">
                  <c:v>142.1158099</c:v>
                </c:pt>
                <c:pt idx="123">
                  <c:v>142.1292548</c:v>
                </c:pt>
                <c:pt idx="124">
                  <c:v>142.1606464</c:v>
                </c:pt>
                <c:pt idx="125">
                  <c:v>142.1920381</c:v>
                </c:pt>
                <c:pt idx="126">
                  <c:v>142.2234298</c:v>
                </c:pt>
                <c:pt idx="127">
                  <c:v>142.2548214</c:v>
                </c:pt>
                <c:pt idx="128">
                  <c:v>142.2337569</c:v>
                </c:pt>
                <c:pt idx="129">
                  <c:v>142.2126924</c:v>
                </c:pt>
                <c:pt idx="130">
                  <c:v>142.1916279</c:v>
                </c:pt>
                <c:pt idx="131">
                  <c:v>142.1705634</c:v>
                </c:pt>
                <c:pt idx="132">
                  <c:v>142.2157385</c:v>
                </c:pt>
                <c:pt idx="133">
                  <c:v>142.3105933</c:v>
                </c:pt>
                <c:pt idx="134">
                  <c:v>142.4054482</c:v>
                </c:pt>
                <c:pt idx="135">
                  <c:v>142.500303</c:v>
                </c:pt>
                <c:pt idx="136">
                  <c:v>142.5938833</c:v>
                </c:pt>
                <c:pt idx="137">
                  <c:v>142.6798167</c:v>
                </c:pt>
                <c:pt idx="138">
                  <c:v>142.76575</c:v>
                </c:pt>
                <c:pt idx="139">
                  <c:v>142.8516833</c:v>
                </c:pt>
                <c:pt idx="140">
                  <c:v>142.9376167</c:v>
                </c:pt>
                <c:pt idx="141">
                  <c:v>142.8633629</c:v>
                </c:pt>
                <c:pt idx="142">
                  <c:v>142.7624113</c:v>
                </c:pt>
                <c:pt idx="143">
                  <c:v>142.6614597</c:v>
                </c:pt>
                <c:pt idx="144">
                  <c:v>142.5605081</c:v>
                </c:pt>
                <c:pt idx="145">
                  <c:v>142.4928071</c:v>
                </c:pt>
                <c:pt idx="146">
                  <c:v>142.4694405</c:v>
                </c:pt>
                <c:pt idx="147">
                  <c:v>142.4460738</c:v>
                </c:pt>
                <c:pt idx="148">
                  <c:v>142.4227071</c:v>
                </c:pt>
                <c:pt idx="149">
                  <c:v>142.411735</c:v>
                </c:pt>
                <c:pt idx="150">
                  <c:v>142.4751302</c:v>
                </c:pt>
                <c:pt idx="151">
                  <c:v>142.5385253</c:v>
                </c:pt>
                <c:pt idx="152">
                  <c:v>142.6019205</c:v>
                </c:pt>
                <c:pt idx="153">
                  <c:v>142.6653157</c:v>
                </c:pt>
                <c:pt idx="154">
                  <c:v>142.7320173</c:v>
                </c:pt>
                <c:pt idx="155">
                  <c:v>142.8000415</c:v>
                </c:pt>
                <c:pt idx="156">
                  <c:v>142.8680657</c:v>
                </c:pt>
                <c:pt idx="157">
                  <c:v>142.9360899</c:v>
                </c:pt>
                <c:pt idx="158">
                  <c:v>142.9815995</c:v>
                </c:pt>
                <c:pt idx="159">
                  <c:v>142.9708227</c:v>
                </c:pt>
                <c:pt idx="160">
                  <c:v>142.9600459</c:v>
                </c:pt>
                <c:pt idx="161">
                  <c:v>142.9492691</c:v>
                </c:pt>
                <c:pt idx="162">
                  <c:v>142.9601382</c:v>
                </c:pt>
                <c:pt idx="163">
                  <c:v>143.0251221</c:v>
                </c:pt>
                <c:pt idx="164">
                  <c:v>143.090106</c:v>
                </c:pt>
                <c:pt idx="165">
                  <c:v>143.1550899</c:v>
                </c:pt>
                <c:pt idx="166">
                  <c:v>143.2200737</c:v>
                </c:pt>
                <c:pt idx="167">
                  <c:v>143.2200737</c:v>
                </c:pt>
                <c:pt idx="168">
                  <c:v>143.2200737</c:v>
                </c:pt>
              </c:numCache>
            </c:numRef>
          </c:val>
          <c:smooth val="0"/>
        </c:ser>
        <c:ser>
          <c:idx val="22"/>
          <c:order val="22"/>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CPI!$X$2:$X$170</c:f>
              <c:numCache>
                <c:formatCode>General</c:formatCode>
                <c:ptCount val="169"/>
                <c:pt idx="0">
                  <c:v>131.5279032</c:v>
                </c:pt>
                <c:pt idx="1">
                  <c:v>131.5866129</c:v>
                </c:pt>
                <c:pt idx="2">
                  <c:v>131.637</c:v>
                </c:pt>
                <c:pt idx="3">
                  <c:v>131.686</c:v>
                </c:pt>
                <c:pt idx="4">
                  <c:v>131.735</c:v>
                </c:pt>
                <c:pt idx="5">
                  <c:v>131.784</c:v>
                </c:pt>
                <c:pt idx="6">
                  <c:v>131.8242903</c:v>
                </c:pt>
                <c:pt idx="7">
                  <c:v>131.863129</c:v>
                </c:pt>
                <c:pt idx="8">
                  <c:v>131.9019677</c:v>
                </c:pt>
                <c:pt idx="9">
                  <c:v>131.9408065</c:v>
                </c:pt>
                <c:pt idx="10">
                  <c:v>131.9809</c:v>
                </c:pt>
                <c:pt idx="11">
                  <c:v>132.0226667</c:v>
                </c:pt>
                <c:pt idx="12">
                  <c:v>132.0644333</c:v>
                </c:pt>
                <c:pt idx="13">
                  <c:v>132.1062</c:v>
                </c:pt>
                <c:pt idx="14">
                  <c:v>132.152129</c:v>
                </c:pt>
                <c:pt idx="15">
                  <c:v>132.2230323</c:v>
                </c:pt>
                <c:pt idx="16">
                  <c:v>132.2939355</c:v>
                </c:pt>
                <c:pt idx="17">
                  <c:v>132.3648387</c:v>
                </c:pt>
                <c:pt idx="18">
                  <c:v>132.4357419</c:v>
                </c:pt>
                <c:pt idx="19">
                  <c:v>132.4733333</c:v>
                </c:pt>
                <c:pt idx="20">
                  <c:v>132.4976</c:v>
                </c:pt>
                <c:pt idx="21">
                  <c:v>132.5218667</c:v>
                </c:pt>
                <c:pt idx="22">
                  <c:v>132.5461333</c:v>
                </c:pt>
                <c:pt idx="23">
                  <c:v>132.5667742</c:v>
                </c:pt>
                <c:pt idx="24">
                  <c:v>132.5825806</c:v>
                </c:pt>
                <c:pt idx="25">
                  <c:v>132.5983871</c:v>
                </c:pt>
                <c:pt idx="26">
                  <c:v>132.6141935</c:v>
                </c:pt>
                <c:pt idx="27">
                  <c:v>132.63</c:v>
                </c:pt>
                <c:pt idx="28">
                  <c:v>132.6616129</c:v>
                </c:pt>
                <c:pt idx="29">
                  <c:v>132.6932258</c:v>
                </c:pt>
                <c:pt idx="30">
                  <c:v>132.7248387</c:v>
                </c:pt>
                <c:pt idx="31">
                  <c:v>132.7564516</c:v>
                </c:pt>
                <c:pt idx="32">
                  <c:v>132.7670667</c:v>
                </c:pt>
                <c:pt idx="33">
                  <c:v>132.7619333</c:v>
                </c:pt>
                <c:pt idx="34">
                  <c:v>132.7568</c:v>
                </c:pt>
                <c:pt idx="35">
                  <c:v>132.7516667</c:v>
                </c:pt>
                <c:pt idx="36">
                  <c:v>132.7633548</c:v>
                </c:pt>
                <c:pt idx="37">
                  <c:v>132.8170968</c:v>
                </c:pt>
                <c:pt idx="38">
                  <c:v>132.8708387</c:v>
                </c:pt>
                <c:pt idx="39">
                  <c:v>132.9245806</c:v>
                </c:pt>
                <c:pt idx="40">
                  <c:v>132.9783226</c:v>
                </c:pt>
                <c:pt idx="41">
                  <c:v>132.9172</c:v>
                </c:pt>
                <c:pt idx="42">
                  <c:v>132.8369333</c:v>
                </c:pt>
                <c:pt idx="43">
                  <c:v>132.7566667</c:v>
                </c:pt>
                <c:pt idx="44">
                  <c:v>132.6764</c:v>
                </c:pt>
                <c:pt idx="45">
                  <c:v>132.6804516</c:v>
                </c:pt>
                <c:pt idx="46">
                  <c:v>132.7477419</c:v>
                </c:pt>
                <c:pt idx="47">
                  <c:v>132.8150323</c:v>
                </c:pt>
                <c:pt idx="48">
                  <c:v>132.8823226</c:v>
                </c:pt>
                <c:pt idx="49">
                  <c:v>132.9510645</c:v>
                </c:pt>
                <c:pt idx="50">
                  <c:v>133.0285161</c:v>
                </c:pt>
                <c:pt idx="51">
                  <c:v>133.1059677</c:v>
                </c:pt>
                <c:pt idx="52">
                  <c:v>133.1834194</c:v>
                </c:pt>
                <c:pt idx="53">
                  <c:v>133.260871</c:v>
                </c:pt>
                <c:pt idx="54">
                  <c:v>133.3701429</c:v>
                </c:pt>
                <c:pt idx="55">
                  <c:v>133.4921429</c:v>
                </c:pt>
                <c:pt idx="56">
                  <c:v>133.6141429</c:v>
                </c:pt>
                <c:pt idx="57">
                  <c:v>133.7361429</c:v>
                </c:pt>
                <c:pt idx="58">
                  <c:v>133.8492258</c:v>
                </c:pt>
                <c:pt idx="59">
                  <c:v>133.9587419</c:v>
                </c:pt>
                <c:pt idx="60">
                  <c:v>134.0682581</c:v>
                </c:pt>
                <c:pt idx="61">
                  <c:v>134.1777742</c:v>
                </c:pt>
                <c:pt idx="62">
                  <c:v>134.2784667</c:v>
                </c:pt>
                <c:pt idx="63">
                  <c:v>134.3571</c:v>
                </c:pt>
                <c:pt idx="64">
                  <c:v>134.4357333</c:v>
                </c:pt>
                <c:pt idx="65">
                  <c:v>134.5143667</c:v>
                </c:pt>
                <c:pt idx="66">
                  <c:v>134.593</c:v>
                </c:pt>
                <c:pt idx="67">
                  <c:v>134.6803871</c:v>
                </c:pt>
                <c:pt idx="68">
                  <c:v>134.7677742</c:v>
                </c:pt>
                <c:pt idx="69">
                  <c:v>134.8551613</c:v>
                </c:pt>
                <c:pt idx="70">
                  <c:v>134.9425484</c:v>
                </c:pt>
                <c:pt idx="71">
                  <c:v>135.0837333</c:v>
                </c:pt>
                <c:pt idx="72">
                  <c:v>135.2652667</c:v>
                </c:pt>
                <c:pt idx="73">
                  <c:v>135.4468</c:v>
                </c:pt>
                <c:pt idx="74">
                  <c:v>135.6283333</c:v>
                </c:pt>
                <c:pt idx="75">
                  <c:v>135.7837419</c:v>
                </c:pt>
                <c:pt idx="76">
                  <c:v>135.8738387</c:v>
                </c:pt>
                <c:pt idx="77">
                  <c:v>135.9639355</c:v>
                </c:pt>
                <c:pt idx="78">
                  <c:v>136.0540323</c:v>
                </c:pt>
                <c:pt idx="79">
                  <c:v>136.144129</c:v>
                </c:pt>
                <c:pt idx="80">
                  <c:v>136.183129</c:v>
                </c:pt>
                <c:pt idx="81">
                  <c:v>136.2136129</c:v>
                </c:pt>
                <c:pt idx="82">
                  <c:v>136.2440968</c:v>
                </c:pt>
                <c:pt idx="83">
                  <c:v>136.2745806</c:v>
                </c:pt>
                <c:pt idx="84">
                  <c:v>136.3145</c:v>
                </c:pt>
                <c:pt idx="85">
                  <c:v>136.367</c:v>
                </c:pt>
                <c:pt idx="86">
                  <c:v>136.4195</c:v>
                </c:pt>
                <c:pt idx="87">
                  <c:v>136.472</c:v>
                </c:pt>
                <c:pt idx="88">
                  <c:v>136.5150968</c:v>
                </c:pt>
                <c:pt idx="89">
                  <c:v>136.5017742</c:v>
                </c:pt>
                <c:pt idx="90">
                  <c:v>136.4884516</c:v>
                </c:pt>
                <c:pt idx="91">
                  <c:v>136.475129</c:v>
                </c:pt>
                <c:pt idx="92">
                  <c:v>136.4618065</c:v>
                </c:pt>
                <c:pt idx="93">
                  <c:v>136.4666667</c:v>
                </c:pt>
                <c:pt idx="94">
                  <c:v>136.4788</c:v>
                </c:pt>
                <c:pt idx="95">
                  <c:v>136.4909333</c:v>
                </c:pt>
                <c:pt idx="96">
                  <c:v>136.5030667</c:v>
                </c:pt>
                <c:pt idx="97">
                  <c:v>136.5335161</c:v>
                </c:pt>
                <c:pt idx="98">
                  <c:v>136.5883871</c:v>
                </c:pt>
                <c:pt idx="99">
                  <c:v>136.6432581</c:v>
                </c:pt>
                <c:pt idx="100">
                  <c:v>136.698129</c:v>
                </c:pt>
                <c:pt idx="101">
                  <c:v>136.753</c:v>
                </c:pt>
                <c:pt idx="102">
                  <c:v>136.8564194</c:v>
                </c:pt>
                <c:pt idx="103">
                  <c:v>136.9598387</c:v>
                </c:pt>
                <c:pt idx="104">
                  <c:v>137.0632581</c:v>
                </c:pt>
                <c:pt idx="105">
                  <c:v>137.1666774</c:v>
                </c:pt>
                <c:pt idx="106">
                  <c:v>137.2583103</c:v>
                </c:pt>
                <c:pt idx="107">
                  <c:v>137.3411034</c:v>
                </c:pt>
                <c:pt idx="108">
                  <c:v>137.4238966</c:v>
                </c:pt>
                <c:pt idx="109">
                  <c:v>137.5066897</c:v>
                </c:pt>
                <c:pt idx="110">
                  <c:v>137.5843871</c:v>
                </c:pt>
                <c:pt idx="111">
                  <c:v>137.6552903</c:v>
                </c:pt>
                <c:pt idx="112">
                  <c:v>137.7261935</c:v>
                </c:pt>
                <c:pt idx="113">
                  <c:v>137.7970968</c:v>
                </c:pt>
                <c:pt idx="114">
                  <c:v>137.868</c:v>
                </c:pt>
                <c:pt idx="115">
                  <c:v>137.9230667</c:v>
                </c:pt>
                <c:pt idx="116">
                  <c:v>137.9781333</c:v>
                </c:pt>
                <c:pt idx="117">
                  <c:v>138.0332</c:v>
                </c:pt>
                <c:pt idx="118">
                  <c:v>138.0882667</c:v>
                </c:pt>
                <c:pt idx="119">
                  <c:v>138.1065806</c:v>
                </c:pt>
                <c:pt idx="120">
                  <c:v>138.1101935</c:v>
                </c:pt>
                <c:pt idx="121">
                  <c:v>138.1138065</c:v>
                </c:pt>
                <c:pt idx="122">
                  <c:v>138.1174194</c:v>
                </c:pt>
                <c:pt idx="123">
                  <c:v>138.1295333</c:v>
                </c:pt>
                <c:pt idx="124">
                  <c:v>138.1629</c:v>
                </c:pt>
                <c:pt idx="125">
                  <c:v>138.1962667</c:v>
                </c:pt>
                <c:pt idx="126">
                  <c:v>138.2296333</c:v>
                </c:pt>
                <c:pt idx="127">
                  <c:v>138.263</c:v>
                </c:pt>
                <c:pt idx="128">
                  <c:v>138.2331935</c:v>
                </c:pt>
                <c:pt idx="129">
                  <c:v>138.2033871</c:v>
                </c:pt>
                <c:pt idx="130">
                  <c:v>138.1735806</c:v>
                </c:pt>
                <c:pt idx="131">
                  <c:v>138.1437741999999</c:v>
                </c:pt>
                <c:pt idx="132">
                  <c:v>138.1857097</c:v>
                </c:pt>
                <c:pt idx="133">
                  <c:v>138.2814516</c:v>
                </c:pt>
                <c:pt idx="134">
                  <c:v>138.3771935</c:v>
                </c:pt>
                <c:pt idx="135">
                  <c:v>138.4729355</c:v>
                </c:pt>
                <c:pt idx="136">
                  <c:v>138.5673</c:v>
                </c:pt>
                <c:pt idx="137">
                  <c:v>138.6534</c:v>
                </c:pt>
                <c:pt idx="138">
                  <c:v>138.7395</c:v>
                </c:pt>
                <c:pt idx="139">
                  <c:v>138.8256</c:v>
                </c:pt>
                <c:pt idx="140">
                  <c:v>138.9117</c:v>
                </c:pt>
                <c:pt idx="141">
                  <c:v>138.8336129</c:v>
                </c:pt>
                <c:pt idx="142">
                  <c:v>138.7281613</c:v>
                </c:pt>
                <c:pt idx="143">
                  <c:v>138.6227097</c:v>
                </c:pt>
                <c:pt idx="144">
                  <c:v>138.5172581</c:v>
                </c:pt>
                <c:pt idx="145">
                  <c:v>138.4473</c:v>
                </c:pt>
                <c:pt idx="146">
                  <c:v>138.4246667</c:v>
                </c:pt>
                <c:pt idx="147">
                  <c:v>138.4020333</c:v>
                </c:pt>
                <c:pt idx="148">
                  <c:v>138.3794</c:v>
                </c:pt>
                <c:pt idx="149">
                  <c:v>138.3685484</c:v>
                </c:pt>
                <c:pt idx="150">
                  <c:v>138.4283871</c:v>
                </c:pt>
                <c:pt idx="151">
                  <c:v>138.4882258</c:v>
                </c:pt>
                <c:pt idx="152">
                  <c:v>138.5480645</c:v>
                </c:pt>
                <c:pt idx="153">
                  <c:v>138.6079032</c:v>
                </c:pt>
                <c:pt idx="154">
                  <c:v>138.6701613</c:v>
                </c:pt>
                <c:pt idx="155">
                  <c:v>138.7333871</c:v>
                </c:pt>
                <c:pt idx="156">
                  <c:v>138.7966129</c:v>
                </c:pt>
                <c:pt idx="157">
                  <c:v>138.8598387</c:v>
                </c:pt>
                <c:pt idx="158">
                  <c:v>138.9004286</c:v>
                </c:pt>
                <c:pt idx="159">
                  <c:v>138.8844286</c:v>
                </c:pt>
                <c:pt idx="160">
                  <c:v>138.8684286</c:v>
                </c:pt>
                <c:pt idx="161">
                  <c:v>138.8524286</c:v>
                </c:pt>
                <c:pt idx="162">
                  <c:v>138.8597742</c:v>
                </c:pt>
                <c:pt idx="163">
                  <c:v>138.9254839</c:v>
                </c:pt>
                <c:pt idx="164">
                  <c:v>138.9911935</c:v>
                </c:pt>
                <c:pt idx="165">
                  <c:v>139.0569032</c:v>
                </c:pt>
                <c:pt idx="166">
                  <c:v>139.1226129</c:v>
                </c:pt>
                <c:pt idx="167">
                  <c:v>139.1226129</c:v>
                </c:pt>
                <c:pt idx="168">
                  <c:v>139.1226129</c:v>
                </c:pt>
              </c:numCache>
            </c:numRef>
          </c:val>
          <c:smooth val="0"/>
        </c:ser>
        <c:ser>
          <c:idx val="23"/>
          <c:order val="23"/>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CPI!$Y$2:$Y$170</c:f>
              <c:numCache>
                <c:formatCode>General</c:formatCode>
                <c:ptCount val="169"/>
                <c:pt idx="0">
                  <c:v>131.5279032</c:v>
                </c:pt>
                <c:pt idx="1">
                  <c:v>131.5866129</c:v>
                </c:pt>
                <c:pt idx="2">
                  <c:v>131.637</c:v>
                </c:pt>
                <c:pt idx="3">
                  <c:v>131.686</c:v>
                </c:pt>
                <c:pt idx="4">
                  <c:v>131.735</c:v>
                </c:pt>
                <c:pt idx="5">
                  <c:v>131.784</c:v>
                </c:pt>
                <c:pt idx="6">
                  <c:v>131.8242903</c:v>
                </c:pt>
                <c:pt idx="7">
                  <c:v>131.863129</c:v>
                </c:pt>
                <c:pt idx="8">
                  <c:v>131.9019677</c:v>
                </c:pt>
                <c:pt idx="9">
                  <c:v>131.9408065</c:v>
                </c:pt>
                <c:pt idx="10">
                  <c:v>131.9809</c:v>
                </c:pt>
                <c:pt idx="11">
                  <c:v>132.0226667</c:v>
                </c:pt>
                <c:pt idx="12">
                  <c:v>132.0644333</c:v>
                </c:pt>
                <c:pt idx="13">
                  <c:v>132.1062</c:v>
                </c:pt>
                <c:pt idx="14">
                  <c:v>132.152129</c:v>
                </c:pt>
                <c:pt idx="15">
                  <c:v>132.2230323</c:v>
                </c:pt>
                <c:pt idx="16">
                  <c:v>132.2939355</c:v>
                </c:pt>
                <c:pt idx="17">
                  <c:v>132.3648387</c:v>
                </c:pt>
                <c:pt idx="18">
                  <c:v>132.4357419</c:v>
                </c:pt>
                <c:pt idx="19">
                  <c:v>132.4733333</c:v>
                </c:pt>
                <c:pt idx="20">
                  <c:v>132.4976</c:v>
                </c:pt>
                <c:pt idx="21">
                  <c:v>132.5218667</c:v>
                </c:pt>
                <c:pt idx="22">
                  <c:v>132.5461333</c:v>
                </c:pt>
                <c:pt idx="23">
                  <c:v>132.5667742</c:v>
                </c:pt>
                <c:pt idx="24">
                  <c:v>132.5825806</c:v>
                </c:pt>
                <c:pt idx="25">
                  <c:v>132.5983871</c:v>
                </c:pt>
                <c:pt idx="26">
                  <c:v>132.6141935</c:v>
                </c:pt>
                <c:pt idx="27">
                  <c:v>132.63</c:v>
                </c:pt>
                <c:pt idx="28">
                  <c:v>132.6616129</c:v>
                </c:pt>
                <c:pt idx="29">
                  <c:v>132.6932258</c:v>
                </c:pt>
                <c:pt idx="30">
                  <c:v>132.7248387</c:v>
                </c:pt>
                <c:pt idx="31">
                  <c:v>132.7564516</c:v>
                </c:pt>
                <c:pt idx="32">
                  <c:v>132.7670667</c:v>
                </c:pt>
                <c:pt idx="33">
                  <c:v>132.7619333</c:v>
                </c:pt>
                <c:pt idx="34">
                  <c:v>132.7568</c:v>
                </c:pt>
                <c:pt idx="35">
                  <c:v>132.7516667</c:v>
                </c:pt>
                <c:pt idx="36">
                  <c:v>132.7633548</c:v>
                </c:pt>
                <c:pt idx="37">
                  <c:v>132.8170968</c:v>
                </c:pt>
                <c:pt idx="38">
                  <c:v>132.8708387</c:v>
                </c:pt>
                <c:pt idx="39">
                  <c:v>132.9245806</c:v>
                </c:pt>
                <c:pt idx="40">
                  <c:v>132.9783226</c:v>
                </c:pt>
                <c:pt idx="41">
                  <c:v>132.9172</c:v>
                </c:pt>
                <c:pt idx="42">
                  <c:v>132.8369333</c:v>
                </c:pt>
                <c:pt idx="43">
                  <c:v>132.7566667</c:v>
                </c:pt>
                <c:pt idx="44">
                  <c:v>132.6764</c:v>
                </c:pt>
                <c:pt idx="45">
                  <c:v>132.6804516</c:v>
                </c:pt>
                <c:pt idx="46">
                  <c:v>132.7477419</c:v>
                </c:pt>
                <c:pt idx="47">
                  <c:v>132.8150323</c:v>
                </c:pt>
                <c:pt idx="48">
                  <c:v>132.8823226</c:v>
                </c:pt>
                <c:pt idx="49">
                  <c:v>132.9510645</c:v>
                </c:pt>
                <c:pt idx="50">
                  <c:v>133.0285161</c:v>
                </c:pt>
                <c:pt idx="51">
                  <c:v>133.1059677</c:v>
                </c:pt>
                <c:pt idx="52">
                  <c:v>133.1834194</c:v>
                </c:pt>
                <c:pt idx="53">
                  <c:v>133.260871</c:v>
                </c:pt>
                <c:pt idx="54">
                  <c:v>133.3701429</c:v>
                </c:pt>
                <c:pt idx="55">
                  <c:v>133.4921429</c:v>
                </c:pt>
                <c:pt idx="56">
                  <c:v>133.6141429</c:v>
                </c:pt>
                <c:pt idx="57">
                  <c:v>133.7361429</c:v>
                </c:pt>
                <c:pt idx="58">
                  <c:v>133.8492258</c:v>
                </c:pt>
                <c:pt idx="59">
                  <c:v>133.9587419</c:v>
                </c:pt>
                <c:pt idx="60">
                  <c:v>134.0682581</c:v>
                </c:pt>
                <c:pt idx="61">
                  <c:v>134.1777742</c:v>
                </c:pt>
                <c:pt idx="62">
                  <c:v>134.2784667</c:v>
                </c:pt>
                <c:pt idx="63">
                  <c:v>134.3571</c:v>
                </c:pt>
                <c:pt idx="64">
                  <c:v>134.4357333</c:v>
                </c:pt>
                <c:pt idx="65">
                  <c:v>134.5143667</c:v>
                </c:pt>
                <c:pt idx="66">
                  <c:v>134.593</c:v>
                </c:pt>
                <c:pt idx="67">
                  <c:v>134.6803871</c:v>
                </c:pt>
                <c:pt idx="68">
                  <c:v>134.7677742</c:v>
                </c:pt>
                <c:pt idx="69">
                  <c:v>134.8551613</c:v>
                </c:pt>
                <c:pt idx="70">
                  <c:v>134.9425484</c:v>
                </c:pt>
                <c:pt idx="71">
                  <c:v>135.0837333</c:v>
                </c:pt>
                <c:pt idx="72">
                  <c:v>135.2652667</c:v>
                </c:pt>
                <c:pt idx="73">
                  <c:v>135.4468</c:v>
                </c:pt>
                <c:pt idx="74">
                  <c:v>135.6283333</c:v>
                </c:pt>
                <c:pt idx="75">
                  <c:v>135.7837419</c:v>
                </c:pt>
                <c:pt idx="76">
                  <c:v>135.8738387</c:v>
                </c:pt>
                <c:pt idx="77">
                  <c:v>135.9639355</c:v>
                </c:pt>
                <c:pt idx="78">
                  <c:v>136.0540323</c:v>
                </c:pt>
                <c:pt idx="79">
                  <c:v>136.144129</c:v>
                </c:pt>
                <c:pt idx="80">
                  <c:v>136.183129</c:v>
                </c:pt>
                <c:pt idx="81">
                  <c:v>136.2136129</c:v>
                </c:pt>
                <c:pt idx="82">
                  <c:v>136.2440968</c:v>
                </c:pt>
                <c:pt idx="83">
                  <c:v>136.2745806</c:v>
                </c:pt>
                <c:pt idx="84">
                  <c:v>136.3145</c:v>
                </c:pt>
                <c:pt idx="85">
                  <c:v>136.367</c:v>
                </c:pt>
                <c:pt idx="86">
                  <c:v>136.4195</c:v>
                </c:pt>
                <c:pt idx="87">
                  <c:v>136.472</c:v>
                </c:pt>
                <c:pt idx="88">
                  <c:v>136.5150968</c:v>
                </c:pt>
                <c:pt idx="89">
                  <c:v>136.5017742</c:v>
                </c:pt>
                <c:pt idx="90">
                  <c:v>136.4884516</c:v>
                </c:pt>
                <c:pt idx="91">
                  <c:v>136.475129</c:v>
                </c:pt>
                <c:pt idx="92">
                  <c:v>136.4618065</c:v>
                </c:pt>
                <c:pt idx="93">
                  <c:v>136.4666667</c:v>
                </c:pt>
                <c:pt idx="94">
                  <c:v>136.4788</c:v>
                </c:pt>
                <c:pt idx="95">
                  <c:v>136.4909333</c:v>
                </c:pt>
                <c:pt idx="96">
                  <c:v>136.5030667</c:v>
                </c:pt>
                <c:pt idx="97">
                  <c:v>136.5335161</c:v>
                </c:pt>
                <c:pt idx="98">
                  <c:v>136.5883871</c:v>
                </c:pt>
                <c:pt idx="99">
                  <c:v>136.6432581</c:v>
                </c:pt>
                <c:pt idx="100">
                  <c:v>136.698129</c:v>
                </c:pt>
                <c:pt idx="101">
                  <c:v>136.753</c:v>
                </c:pt>
                <c:pt idx="102">
                  <c:v>136.8564194</c:v>
                </c:pt>
                <c:pt idx="103">
                  <c:v>136.9598387</c:v>
                </c:pt>
                <c:pt idx="104">
                  <c:v>137.0632581</c:v>
                </c:pt>
                <c:pt idx="105">
                  <c:v>137.1666774</c:v>
                </c:pt>
                <c:pt idx="106">
                  <c:v>137.2583103</c:v>
                </c:pt>
                <c:pt idx="107">
                  <c:v>137.3411034</c:v>
                </c:pt>
                <c:pt idx="108">
                  <c:v>137.4238966</c:v>
                </c:pt>
                <c:pt idx="109">
                  <c:v>137.5066897</c:v>
                </c:pt>
                <c:pt idx="110">
                  <c:v>137.5843871</c:v>
                </c:pt>
                <c:pt idx="111">
                  <c:v>137.6552903</c:v>
                </c:pt>
                <c:pt idx="112">
                  <c:v>137.7261935</c:v>
                </c:pt>
                <c:pt idx="113">
                  <c:v>137.7970968</c:v>
                </c:pt>
                <c:pt idx="114">
                  <c:v>137.868</c:v>
                </c:pt>
                <c:pt idx="115">
                  <c:v>137.9230667</c:v>
                </c:pt>
                <c:pt idx="116">
                  <c:v>137.9781333</c:v>
                </c:pt>
                <c:pt idx="117">
                  <c:v>138.0332</c:v>
                </c:pt>
                <c:pt idx="118">
                  <c:v>138.0882667</c:v>
                </c:pt>
                <c:pt idx="119">
                  <c:v>138.1065806</c:v>
                </c:pt>
                <c:pt idx="120">
                  <c:v>138.1101935</c:v>
                </c:pt>
                <c:pt idx="121">
                  <c:v>138.1138065</c:v>
                </c:pt>
                <c:pt idx="122">
                  <c:v>138.1174194</c:v>
                </c:pt>
                <c:pt idx="123">
                  <c:v>138.1295333</c:v>
                </c:pt>
                <c:pt idx="124">
                  <c:v>138.1629</c:v>
                </c:pt>
                <c:pt idx="125">
                  <c:v>138.1962667</c:v>
                </c:pt>
                <c:pt idx="126">
                  <c:v>138.2296333</c:v>
                </c:pt>
                <c:pt idx="127">
                  <c:v>138.263</c:v>
                </c:pt>
                <c:pt idx="128">
                  <c:v>138.2331935</c:v>
                </c:pt>
                <c:pt idx="129">
                  <c:v>138.2033871</c:v>
                </c:pt>
                <c:pt idx="130">
                  <c:v>138.1735806</c:v>
                </c:pt>
                <c:pt idx="131">
                  <c:v>138.1437741999999</c:v>
                </c:pt>
                <c:pt idx="132">
                  <c:v>138.1857097</c:v>
                </c:pt>
                <c:pt idx="133">
                  <c:v>138.2814516</c:v>
                </c:pt>
                <c:pt idx="134">
                  <c:v>138.3771935</c:v>
                </c:pt>
                <c:pt idx="135">
                  <c:v>138.4729355</c:v>
                </c:pt>
                <c:pt idx="136">
                  <c:v>138.5673</c:v>
                </c:pt>
                <c:pt idx="137">
                  <c:v>138.6534</c:v>
                </c:pt>
                <c:pt idx="138">
                  <c:v>138.7395</c:v>
                </c:pt>
                <c:pt idx="139">
                  <c:v>138.8256</c:v>
                </c:pt>
                <c:pt idx="140">
                  <c:v>138.9117</c:v>
                </c:pt>
                <c:pt idx="141">
                  <c:v>138.8336129</c:v>
                </c:pt>
                <c:pt idx="142">
                  <c:v>138.7281613</c:v>
                </c:pt>
                <c:pt idx="143">
                  <c:v>138.6227097</c:v>
                </c:pt>
                <c:pt idx="144">
                  <c:v>138.5172581</c:v>
                </c:pt>
                <c:pt idx="145">
                  <c:v>138.4473</c:v>
                </c:pt>
                <c:pt idx="146">
                  <c:v>138.4246667</c:v>
                </c:pt>
                <c:pt idx="147">
                  <c:v>138.4020333</c:v>
                </c:pt>
                <c:pt idx="148">
                  <c:v>138.3794</c:v>
                </c:pt>
                <c:pt idx="149">
                  <c:v>138.3685484</c:v>
                </c:pt>
                <c:pt idx="150">
                  <c:v>138.4283871</c:v>
                </c:pt>
                <c:pt idx="151">
                  <c:v>138.4882258</c:v>
                </c:pt>
                <c:pt idx="152">
                  <c:v>138.5480645</c:v>
                </c:pt>
                <c:pt idx="153">
                  <c:v>138.6079032</c:v>
                </c:pt>
                <c:pt idx="154">
                  <c:v>138.6701613</c:v>
                </c:pt>
                <c:pt idx="155">
                  <c:v>138.7333871</c:v>
                </c:pt>
                <c:pt idx="156">
                  <c:v>138.7966129</c:v>
                </c:pt>
                <c:pt idx="157">
                  <c:v>138.8598387</c:v>
                </c:pt>
                <c:pt idx="158">
                  <c:v>138.9004286</c:v>
                </c:pt>
                <c:pt idx="159">
                  <c:v>138.8844286</c:v>
                </c:pt>
                <c:pt idx="160">
                  <c:v>138.8684286</c:v>
                </c:pt>
                <c:pt idx="161">
                  <c:v>138.8524286</c:v>
                </c:pt>
                <c:pt idx="162">
                  <c:v>138.8597742</c:v>
                </c:pt>
                <c:pt idx="163">
                  <c:v>138.9254839</c:v>
                </c:pt>
                <c:pt idx="164">
                  <c:v>138.9911935</c:v>
                </c:pt>
                <c:pt idx="165">
                  <c:v>139.0569032</c:v>
                </c:pt>
                <c:pt idx="166">
                  <c:v>139.1226129</c:v>
                </c:pt>
                <c:pt idx="167">
                  <c:v>139.1226129</c:v>
                </c:pt>
                <c:pt idx="168">
                  <c:v>139.1226129</c:v>
                </c:pt>
              </c:numCache>
            </c:numRef>
          </c:val>
          <c:smooth val="0"/>
        </c:ser>
        <c:ser>
          <c:idx val="24"/>
          <c:order val="24"/>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CPI!$Z$2:$Z$170</c:f>
              <c:numCache>
                <c:formatCode>General</c:formatCode>
                <c:ptCount val="169"/>
                <c:pt idx="0">
                  <c:v>204.2471935</c:v>
                </c:pt>
                <c:pt idx="1">
                  <c:v>204.3857472</c:v>
                </c:pt>
                <c:pt idx="2">
                  <c:v>204.4321004</c:v>
                </c:pt>
                <c:pt idx="3">
                  <c:v>204.4630869</c:v>
                </c:pt>
                <c:pt idx="4">
                  <c:v>204.4940734</c:v>
                </c:pt>
                <c:pt idx="5">
                  <c:v>204.5250598</c:v>
                </c:pt>
                <c:pt idx="6">
                  <c:v>204.3782258</c:v>
                </c:pt>
                <c:pt idx="7">
                  <c:v>204.201755</c:v>
                </c:pt>
                <c:pt idx="8">
                  <c:v>204.0252842</c:v>
                </c:pt>
                <c:pt idx="9">
                  <c:v>203.8488134</c:v>
                </c:pt>
                <c:pt idx="10">
                  <c:v>203.7307486</c:v>
                </c:pt>
                <c:pt idx="11">
                  <c:v>203.6905586</c:v>
                </c:pt>
                <c:pt idx="12">
                  <c:v>203.6503685</c:v>
                </c:pt>
                <c:pt idx="13">
                  <c:v>203.6101784</c:v>
                </c:pt>
                <c:pt idx="14">
                  <c:v>203.6133915</c:v>
                </c:pt>
                <c:pt idx="15">
                  <c:v>203.8770235</c:v>
                </c:pt>
                <c:pt idx="16">
                  <c:v>204.1406555999997</c:v>
                </c:pt>
                <c:pt idx="17">
                  <c:v>204.4042877</c:v>
                </c:pt>
                <c:pt idx="18">
                  <c:v>204.6679198</c:v>
                </c:pt>
                <c:pt idx="19">
                  <c:v>204.670036</c:v>
                </c:pt>
                <c:pt idx="20">
                  <c:v>204.5675459</c:v>
                </c:pt>
                <c:pt idx="21">
                  <c:v>204.4650559</c:v>
                </c:pt>
                <c:pt idx="22">
                  <c:v>204.3625658</c:v>
                </c:pt>
                <c:pt idx="23">
                  <c:v>204.3571656</c:v>
                </c:pt>
                <c:pt idx="24">
                  <c:v>204.4812188</c:v>
                </c:pt>
                <c:pt idx="25">
                  <c:v>204.605272</c:v>
                </c:pt>
                <c:pt idx="26">
                  <c:v>204.7293252</c:v>
                </c:pt>
                <c:pt idx="27">
                  <c:v>204.8533784</c:v>
                </c:pt>
                <c:pt idx="28">
                  <c:v>204.8217044</c:v>
                </c:pt>
                <c:pt idx="29">
                  <c:v>204.7900305</c:v>
                </c:pt>
                <c:pt idx="30">
                  <c:v>204.7583566</c:v>
                </c:pt>
                <c:pt idx="31">
                  <c:v>204.7266827</c:v>
                </c:pt>
                <c:pt idx="32">
                  <c:v>204.7513279</c:v>
                </c:pt>
                <c:pt idx="33">
                  <c:v>204.8182126</c:v>
                </c:pt>
                <c:pt idx="34">
                  <c:v>204.8850973</c:v>
                </c:pt>
                <c:pt idx="35">
                  <c:v>204.951982</c:v>
                </c:pt>
                <c:pt idx="36">
                  <c:v>205.0137636999999</c:v>
                </c:pt>
                <c:pt idx="37">
                  <c:v>205.0627881</c:v>
                </c:pt>
                <c:pt idx="38">
                  <c:v>205.1118126</c:v>
                </c:pt>
                <c:pt idx="39">
                  <c:v>205.160837</c:v>
                </c:pt>
                <c:pt idx="40">
                  <c:v>205.2098614</c:v>
                </c:pt>
                <c:pt idx="41">
                  <c:v>205.0992811</c:v>
                </c:pt>
                <c:pt idx="42">
                  <c:v>204.9621</c:v>
                </c:pt>
                <c:pt idx="43">
                  <c:v>204.8249189</c:v>
                </c:pt>
                <c:pt idx="44">
                  <c:v>204.6877378</c:v>
                </c:pt>
                <c:pt idx="45">
                  <c:v>204.6321194</c:v>
                </c:pt>
                <c:pt idx="46">
                  <c:v>204.6376731</c:v>
                </c:pt>
                <c:pt idx="47">
                  <c:v>204.6432267</c:v>
                </c:pt>
                <c:pt idx="48">
                  <c:v>204.6487803</c:v>
                </c:pt>
                <c:pt idx="49">
                  <c:v>204.7026042</c:v>
                </c:pt>
                <c:pt idx="50">
                  <c:v>205.0460497</c:v>
                </c:pt>
                <c:pt idx="51">
                  <c:v>205.3894952</c:v>
                </c:pt>
                <c:pt idx="52">
                  <c:v>205.7329407</c:v>
                </c:pt>
                <c:pt idx="53">
                  <c:v>206.0763862</c:v>
                </c:pt>
                <c:pt idx="54">
                  <c:v>206.3694701</c:v>
                </c:pt>
                <c:pt idx="55">
                  <c:v>206.6424093</c:v>
                </c:pt>
                <c:pt idx="56">
                  <c:v>206.9153485</c:v>
                </c:pt>
                <c:pt idx="57">
                  <c:v>207.1882876</c:v>
                </c:pt>
                <c:pt idx="58">
                  <c:v>207.4283845</c:v>
                </c:pt>
                <c:pt idx="59">
                  <c:v>207.6553444</c:v>
                </c:pt>
                <c:pt idx="60">
                  <c:v>207.8823043</c:v>
                </c:pt>
                <c:pt idx="61">
                  <c:v>208.1092642</c:v>
                </c:pt>
                <c:pt idx="62">
                  <c:v>208.3172811</c:v>
                </c:pt>
                <c:pt idx="63">
                  <c:v>208.4779405</c:v>
                </c:pt>
                <c:pt idx="64">
                  <c:v>208.6386</c:v>
                </c:pt>
                <c:pt idx="65">
                  <c:v>208.7992595</c:v>
                </c:pt>
                <c:pt idx="66">
                  <c:v>208.9599189</c:v>
                </c:pt>
                <c:pt idx="67">
                  <c:v>208.7583165</c:v>
                </c:pt>
                <c:pt idx="68">
                  <c:v>208.556714</c:v>
                </c:pt>
                <c:pt idx="69">
                  <c:v>208.3551116</c:v>
                </c:pt>
                <c:pt idx="70">
                  <c:v>208.1535092</c:v>
                </c:pt>
                <c:pt idx="71">
                  <c:v>208.1265604</c:v>
                </c:pt>
                <c:pt idx="72">
                  <c:v>208.2306018</c:v>
                </c:pt>
                <c:pt idx="73">
                  <c:v>208.3346432</c:v>
                </c:pt>
                <c:pt idx="74">
                  <c:v>208.4386847</c:v>
                </c:pt>
                <c:pt idx="75">
                  <c:v>208.5309337</c:v>
                </c:pt>
                <c:pt idx="76">
                  <c:v>208.5937018</c:v>
                </c:pt>
                <c:pt idx="77">
                  <c:v>208.6564699</c:v>
                </c:pt>
                <c:pt idx="78">
                  <c:v>208.719238</c:v>
                </c:pt>
                <c:pt idx="79">
                  <c:v>208.7820061</c:v>
                </c:pt>
                <c:pt idx="80">
                  <c:v>208.8424359</c:v>
                </c:pt>
                <c:pt idx="81">
                  <c:v>208.902476</c:v>
                </c:pt>
                <c:pt idx="82">
                  <c:v>208.9625161</c:v>
                </c:pt>
                <c:pt idx="83">
                  <c:v>209.0225562</c:v>
                </c:pt>
                <c:pt idx="84">
                  <c:v>209.1893892</c:v>
                </c:pt>
                <c:pt idx="85">
                  <c:v>209.4986126</c:v>
                </c:pt>
                <c:pt idx="86">
                  <c:v>209.807836</c:v>
                </c:pt>
                <c:pt idx="87">
                  <c:v>210.1170595</c:v>
                </c:pt>
                <c:pt idx="88">
                  <c:v>210.4027602</c:v>
                </c:pt>
                <c:pt idx="89">
                  <c:v>210.5473252</c:v>
                </c:pt>
                <c:pt idx="90">
                  <c:v>210.6918901</c:v>
                </c:pt>
                <c:pt idx="91">
                  <c:v>210.8364551</c:v>
                </c:pt>
                <c:pt idx="92">
                  <c:v>210.9810201</c:v>
                </c:pt>
                <c:pt idx="93">
                  <c:v>211.1847207</c:v>
                </c:pt>
                <c:pt idx="94">
                  <c:v>211.4120757</c:v>
                </c:pt>
                <c:pt idx="95">
                  <c:v>211.6394306</c:v>
                </c:pt>
                <c:pt idx="96">
                  <c:v>211.8667856</c:v>
                </c:pt>
                <c:pt idx="97">
                  <c:v>212.0685039</c:v>
                </c:pt>
                <c:pt idx="98">
                  <c:v>212.2360401</c:v>
                </c:pt>
                <c:pt idx="99">
                  <c:v>212.4035763</c:v>
                </c:pt>
                <c:pt idx="100">
                  <c:v>212.5711125</c:v>
                </c:pt>
                <c:pt idx="101">
                  <c:v>212.7386486</c:v>
                </c:pt>
                <c:pt idx="102">
                  <c:v>212.8336399</c:v>
                </c:pt>
                <c:pt idx="103">
                  <c:v>212.9286312</c:v>
                </c:pt>
                <c:pt idx="104">
                  <c:v>213.0236225</c:v>
                </c:pt>
                <c:pt idx="105">
                  <c:v>213.1186138</c:v>
                </c:pt>
                <c:pt idx="106">
                  <c:v>213.2732106</c:v>
                </c:pt>
                <c:pt idx="107">
                  <c:v>213.4725116</c:v>
                </c:pt>
                <c:pt idx="108">
                  <c:v>213.6718127</c:v>
                </c:pt>
                <c:pt idx="109">
                  <c:v>213.8711137</c:v>
                </c:pt>
                <c:pt idx="110">
                  <c:v>214.0167132</c:v>
                </c:pt>
                <c:pt idx="111">
                  <c:v>214.0907105</c:v>
                </c:pt>
                <c:pt idx="112">
                  <c:v>214.1647079</c:v>
                </c:pt>
                <c:pt idx="113">
                  <c:v>214.2387053</c:v>
                </c:pt>
                <c:pt idx="114">
                  <c:v>214.3127027</c:v>
                </c:pt>
                <c:pt idx="115">
                  <c:v>214.3675045</c:v>
                </c:pt>
                <c:pt idx="116">
                  <c:v>214.4223063</c:v>
                </c:pt>
                <c:pt idx="117">
                  <c:v>214.4771081</c:v>
                </c:pt>
                <c:pt idx="118">
                  <c:v>214.5319099</c:v>
                </c:pt>
                <c:pt idx="119">
                  <c:v>214.5485571</c:v>
                </c:pt>
                <c:pt idx="120">
                  <c:v>214.5499425</c:v>
                </c:pt>
                <c:pt idx="121">
                  <c:v>214.5513278</c:v>
                </c:pt>
                <c:pt idx="122">
                  <c:v>214.5527132</c:v>
                </c:pt>
                <c:pt idx="123">
                  <c:v>214.5653243</c:v>
                </c:pt>
                <c:pt idx="124">
                  <c:v>214.606</c:v>
                </c:pt>
                <c:pt idx="125">
                  <c:v>214.6466756999997</c:v>
                </c:pt>
                <c:pt idx="126">
                  <c:v>214.6873514</c:v>
                </c:pt>
                <c:pt idx="127">
                  <c:v>214.728027</c:v>
                </c:pt>
                <c:pt idx="128">
                  <c:v>214.7331351</c:v>
                </c:pt>
                <c:pt idx="129">
                  <c:v>214.7382432</c:v>
                </c:pt>
                <c:pt idx="130">
                  <c:v>214.7433514</c:v>
                </c:pt>
                <c:pt idx="131">
                  <c:v>214.7484595</c:v>
                </c:pt>
                <c:pt idx="132">
                  <c:v>214.825578</c:v>
                </c:pt>
                <c:pt idx="133">
                  <c:v>214.9567044</c:v>
                </c:pt>
                <c:pt idx="134">
                  <c:v>215.0878309</c:v>
                </c:pt>
                <c:pt idx="135">
                  <c:v>215.2189573</c:v>
                </c:pt>
                <c:pt idx="136">
                  <c:v>215.3583757</c:v>
                </c:pt>
                <c:pt idx="137">
                  <c:v>215.5475459</c:v>
                </c:pt>
                <c:pt idx="138">
                  <c:v>215.7367162</c:v>
                </c:pt>
                <c:pt idx="139">
                  <c:v>215.9258865</c:v>
                </c:pt>
                <c:pt idx="140">
                  <c:v>216.1150568</c:v>
                </c:pt>
                <c:pt idx="141">
                  <c:v>216.1464699</c:v>
                </c:pt>
                <c:pt idx="142">
                  <c:v>216.1515902</c:v>
                </c:pt>
                <c:pt idx="143">
                  <c:v>216.1567105</c:v>
                </c:pt>
                <c:pt idx="144">
                  <c:v>216.1618309</c:v>
                </c:pt>
                <c:pt idx="145">
                  <c:v>216.1829378</c:v>
                </c:pt>
                <c:pt idx="146">
                  <c:v>216.2253604</c:v>
                </c:pt>
                <c:pt idx="147">
                  <c:v>216.2677829</c:v>
                </c:pt>
                <c:pt idx="148">
                  <c:v>216.3102054</c:v>
                </c:pt>
                <c:pt idx="149">
                  <c:v>216.3629276</c:v>
                </c:pt>
                <c:pt idx="150">
                  <c:v>216.4774481</c:v>
                </c:pt>
                <c:pt idx="151">
                  <c:v>216.5919686</c:v>
                </c:pt>
                <c:pt idx="152">
                  <c:v>216.7064891</c:v>
                </c:pt>
                <c:pt idx="153">
                  <c:v>216.8210096</c:v>
                </c:pt>
                <c:pt idx="154">
                  <c:v>216.8568073</c:v>
                </c:pt>
                <c:pt idx="155">
                  <c:v>216.861116</c:v>
                </c:pt>
                <c:pt idx="156">
                  <c:v>216.8654246</c:v>
                </c:pt>
                <c:pt idx="157">
                  <c:v>216.8697332</c:v>
                </c:pt>
                <c:pt idx="158">
                  <c:v>216.9093707</c:v>
                </c:pt>
                <c:pt idx="159">
                  <c:v>217.0373301</c:v>
                </c:pt>
                <c:pt idx="160">
                  <c:v>217.1652896</c:v>
                </c:pt>
                <c:pt idx="161">
                  <c:v>217.293249</c:v>
                </c:pt>
                <c:pt idx="162">
                  <c:v>217.4084917</c:v>
                </c:pt>
                <c:pt idx="163">
                  <c:v>217.4919425</c:v>
                </c:pt>
                <c:pt idx="164">
                  <c:v>217.5753932</c:v>
                </c:pt>
                <c:pt idx="165">
                  <c:v>217.6588439</c:v>
                </c:pt>
                <c:pt idx="166">
                  <c:v>217.7422947</c:v>
                </c:pt>
                <c:pt idx="167">
                  <c:v>217.7422947</c:v>
                </c:pt>
                <c:pt idx="168">
                  <c:v>217.7422947</c:v>
                </c:pt>
              </c:numCache>
            </c:numRef>
          </c:val>
          <c:smooth val="0"/>
        </c:ser>
        <c:ser>
          <c:idx val="25"/>
          <c:order val="25"/>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CPI!$AA$2:$AA$170</c:f>
              <c:numCache>
                <c:formatCode>General</c:formatCode>
                <c:ptCount val="169"/>
                <c:pt idx="0">
                  <c:v>131.5279032</c:v>
                </c:pt>
                <c:pt idx="1">
                  <c:v>131.5866129</c:v>
                </c:pt>
                <c:pt idx="2">
                  <c:v>131.637</c:v>
                </c:pt>
                <c:pt idx="3">
                  <c:v>131.686</c:v>
                </c:pt>
                <c:pt idx="4">
                  <c:v>131.735</c:v>
                </c:pt>
                <c:pt idx="5">
                  <c:v>131.784</c:v>
                </c:pt>
                <c:pt idx="6">
                  <c:v>131.8242903</c:v>
                </c:pt>
                <c:pt idx="7">
                  <c:v>131.863129</c:v>
                </c:pt>
                <c:pt idx="8">
                  <c:v>131.9019677</c:v>
                </c:pt>
                <c:pt idx="9">
                  <c:v>131.9408065</c:v>
                </c:pt>
                <c:pt idx="10">
                  <c:v>131.9809</c:v>
                </c:pt>
                <c:pt idx="11">
                  <c:v>132.0226667</c:v>
                </c:pt>
                <c:pt idx="12">
                  <c:v>132.0644333</c:v>
                </c:pt>
                <c:pt idx="13">
                  <c:v>132.1062</c:v>
                </c:pt>
                <c:pt idx="14">
                  <c:v>132.152129</c:v>
                </c:pt>
                <c:pt idx="15">
                  <c:v>132.2230323</c:v>
                </c:pt>
                <c:pt idx="16">
                  <c:v>132.2939355</c:v>
                </c:pt>
                <c:pt idx="17">
                  <c:v>132.3648387</c:v>
                </c:pt>
                <c:pt idx="18">
                  <c:v>132.4357419</c:v>
                </c:pt>
                <c:pt idx="19">
                  <c:v>132.4733333</c:v>
                </c:pt>
                <c:pt idx="20">
                  <c:v>132.4976</c:v>
                </c:pt>
                <c:pt idx="21">
                  <c:v>132.5218667</c:v>
                </c:pt>
                <c:pt idx="22">
                  <c:v>132.5461333</c:v>
                </c:pt>
                <c:pt idx="23">
                  <c:v>132.5667742</c:v>
                </c:pt>
                <c:pt idx="24">
                  <c:v>132.5825806</c:v>
                </c:pt>
                <c:pt idx="25">
                  <c:v>132.5983871</c:v>
                </c:pt>
                <c:pt idx="26">
                  <c:v>132.6141935</c:v>
                </c:pt>
                <c:pt idx="27">
                  <c:v>132.63</c:v>
                </c:pt>
                <c:pt idx="28">
                  <c:v>132.6616129</c:v>
                </c:pt>
                <c:pt idx="29">
                  <c:v>132.6932258</c:v>
                </c:pt>
                <c:pt idx="30">
                  <c:v>132.7248387</c:v>
                </c:pt>
                <c:pt idx="31">
                  <c:v>132.7564516</c:v>
                </c:pt>
                <c:pt idx="32">
                  <c:v>132.7670667</c:v>
                </c:pt>
                <c:pt idx="33">
                  <c:v>132.7619333</c:v>
                </c:pt>
                <c:pt idx="34">
                  <c:v>132.7568</c:v>
                </c:pt>
                <c:pt idx="35">
                  <c:v>132.7516667</c:v>
                </c:pt>
                <c:pt idx="36">
                  <c:v>132.7633548</c:v>
                </c:pt>
                <c:pt idx="37">
                  <c:v>132.8170968</c:v>
                </c:pt>
                <c:pt idx="38">
                  <c:v>132.8708387</c:v>
                </c:pt>
                <c:pt idx="39">
                  <c:v>132.9245806</c:v>
                </c:pt>
                <c:pt idx="40">
                  <c:v>132.9783226</c:v>
                </c:pt>
                <c:pt idx="41">
                  <c:v>132.9172</c:v>
                </c:pt>
                <c:pt idx="42">
                  <c:v>132.8369333</c:v>
                </c:pt>
                <c:pt idx="43">
                  <c:v>132.7566667</c:v>
                </c:pt>
                <c:pt idx="44">
                  <c:v>132.6764</c:v>
                </c:pt>
                <c:pt idx="45">
                  <c:v>132.6804516</c:v>
                </c:pt>
                <c:pt idx="46">
                  <c:v>132.7477419</c:v>
                </c:pt>
                <c:pt idx="47">
                  <c:v>132.8150323</c:v>
                </c:pt>
                <c:pt idx="48">
                  <c:v>132.8823226</c:v>
                </c:pt>
                <c:pt idx="49">
                  <c:v>132.9510645</c:v>
                </c:pt>
                <c:pt idx="50">
                  <c:v>133.0285161</c:v>
                </c:pt>
                <c:pt idx="51">
                  <c:v>133.1059677</c:v>
                </c:pt>
                <c:pt idx="52">
                  <c:v>133.1834194</c:v>
                </c:pt>
                <c:pt idx="53">
                  <c:v>133.260871</c:v>
                </c:pt>
                <c:pt idx="54">
                  <c:v>133.3701429</c:v>
                </c:pt>
                <c:pt idx="55">
                  <c:v>133.4921429</c:v>
                </c:pt>
                <c:pt idx="56">
                  <c:v>133.6141429</c:v>
                </c:pt>
                <c:pt idx="57">
                  <c:v>133.7361429</c:v>
                </c:pt>
                <c:pt idx="58">
                  <c:v>133.8492258</c:v>
                </c:pt>
                <c:pt idx="59">
                  <c:v>133.9587419</c:v>
                </c:pt>
                <c:pt idx="60">
                  <c:v>134.0682581</c:v>
                </c:pt>
                <c:pt idx="61">
                  <c:v>134.1777742</c:v>
                </c:pt>
                <c:pt idx="62">
                  <c:v>134.2784667</c:v>
                </c:pt>
                <c:pt idx="63">
                  <c:v>134.3571</c:v>
                </c:pt>
                <c:pt idx="64">
                  <c:v>134.4357333</c:v>
                </c:pt>
                <c:pt idx="65">
                  <c:v>134.5143667</c:v>
                </c:pt>
                <c:pt idx="66">
                  <c:v>134.593</c:v>
                </c:pt>
                <c:pt idx="67">
                  <c:v>134.6803871</c:v>
                </c:pt>
                <c:pt idx="68">
                  <c:v>134.7677742</c:v>
                </c:pt>
                <c:pt idx="69">
                  <c:v>134.8551613</c:v>
                </c:pt>
                <c:pt idx="70">
                  <c:v>134.9425484</c:v>
                </c:pt>
                <c:pt idx="71">
                  <c:v>135.0837333</c:v>
                </c:pt>
                <c:pt idx="72">
                  <c:v>135.2652667</c:v>
                </c:pt>
                <c:pt idx="73">
                  <c:v>135.4468</c:v>
                </c:pt>
                <c:pt idx="74">
                  <c:v>135.6283333</c:v>
                </c:pt>
                <c:pt idx="75">
                  <c:v>135.7837419</c:v>
                </c:pt>
                <c:pt idx="76">
                  <c:v>135.8738387</c:v>
                </c:pt>
                <c:pt idx="77">
                  <c:v>135.9639355</c:v>
                </c:pt>
                <c:pt idx="78">
                  <c:v>136.0540323</c:v>
                </c:pt>
                <c:pt idx="79">
                  <c:v>136.144129</c:v>
                </c:pt>
                <c:pt idx="80">
                  <c:v>136.183129</c:v>
                </c:pt>
                <c:pt idx="81">
                  <c:v>136.2136129</c:v>
                </c:pt>
                <c:pt idx="82">
                  <c:v>136.2440968</c:v>
                </c:pt>
                <c:pt idx="83">
                  <c:v>136.2745806</c:v>
                </c:pt>
                <c:pt idx="84">
                  <c:v>136.3145</c:v>
                </c:pt>
                <c:pt idx="85">
                  <c:v>136.367</c:v>
                </c:pt>
                <c:pt idx="86">
                  <c:v>136.4195</c:v>
                </c:pt>
                <c:pt idx="87">
                  <c:v>136.472</c:v>
                </c:pt>
                <c:pt idx="88">
                  <c:v>136.5150968</c:v>
                </c:pt>
                <c:pt idx="89">
                  <c:v>136.5017742</c:v>
                </c:pt>
                <c:pt idx="90">
                  <c:v>136.4884516</c:v>
                </c:pt>
                <c:pt idx="91">
                  <c:v>136.475129</c:v>
                </c:pt>
                <c:pt idx="92">
                  <c:v>136.4618065</c:v>
                </c:pt>
                <c:pt idx="93">
                  <c:v>136.4666667</c:v>
                </c:pt>
                <c:pt idx="94">
                  <c:v>136.4788</c:v>
                </c:pt>
                <c:pt idx="95">
                  <c:v>136.4909333</c:v>
                </c:pt>
                <c:pt idx="96">
                  <c:v>136.5030667</c:v>
                </c:pt>
                <c:pt idx="97">
                  <c:v>136.5335161</c:v>
                </c:pt>
                <c:pt idx="98">
                  <c:v>136.5883871</c:v>
                </c:pt>
                <c:pt idx="99">
                  <c:v>136.6432581</c:v>
                </c:pt>
                <c:pt idx="100">
                  <c:v>136.698129</c:v>
                </c:pt>
                <c:pt idx="101">
                  <c:v>136.753</c:v>
                </c:pt>
                <c:pt idx="102">
                  <c:v>136.8564194</c:v>
                </c:pt>
                <c:pt idx="103">
                  <c:v>136.9598387</c:v>
                </c:pt>
                <c:pt idx="104">
                  <c:v>137.0632581</c:v>
                </c:pt>
                <c:pt idx="105">
                  <c:v>137.1666774</c:v>
                </c:pt>
                <c:pt idx="106">
                  <c:v>137.2583103</c:v>
                </c:pt>
                <c:pt idx="107">
                  <c:v>137.3411034</c:v>
                </c:pt>
                <c:pt idx="108">
                  <c:v>137.4238966</c:v>
                </c:pt>
                <c:pt idx="109">
                  <c:v>137.5066897</c:v>
                </c:pt>
                <c:pt idx="110">
                  <c:v>137.5843871</c:v>
                </c:pt>
                <c:pt idx="111">
                  <c:v>137.6552903</c:v>
                </c:pt>
                <c:pt idx="112">
                  <c:v>137.7261935</c:v>
                </c:pt>
                <c:pt idx="113">
                  <c:v>137.7970968</c:v>
                </c:pt>
                <c:pt idx="114">
                  <c:v>137.868</c:v>
                </c:pt>
                <c:pt idx="115">
                  <c:v>137.9230667</c:v>
                </c:pt>
                <c:pt idx="116">
                  <c:v>137.9781333</c:v>
                </c:pt>
                <c:pt idx="117">
                  <c:v>138.0332</c:v>
                </c:pt>
                <c:pt idx="118">
                  <c:v>138.0882667</c:v>
                </c:pt>
                <c:pt idx="119">
                  <c:v>138.1065806</c:v>
                </c:pt>
                <c:pt idx="120">
                  <c:v>138.1101935</c:v>
                </c:pt>
                <c:pt idx="121">
                  <c:v>138.1138065</c:v>
                </c:pt>
                <c:pt idx="122">
                  <c:v>138.1174194</c:v>
                </c:pt>
                <c:pt idx="123">
                  <c:v>138.1295333</c:v>
                </c:pt>
                <c:pt idx="124">
                  <c:v>138.1629</c:v>
                </c:pt>
                <c:pt idx="125">
                  <c:v>138.1962667</c:v>
                </c:pt>
                <c:pt idx="126">
                  <c:v>138.2296333</c:v>
                </c:pt>
                <c:pt idx="127">
                  <c:v>138.263</c:v>
                </c:pt>
                <c:pt idx="128">
                  <c:v>138.2331935</c:v>
                </c:pt>
                <c:pt idx="129">
                  <c:v>138.2033871</c:v>
                </c:pt>
                <c:pt idx="130">
                  <c:v>138.1735806</c:v>
                </c:pt>
                <c:pt idx="131">
                  <c:v>138.1437741999999</c:v>
                </c:pt>
                <c:pt idx="132">
                  <c:v>138.1857097</c:v>
                </c:pt>
                <c:pt idx="133">
                  <c:v>138.2814516</c:v>
                </c:pt>
                <c:pt idx="134">
                  <c:v>138.3771935</c:v>
                </c:pt>
                <c:pt idx="135">
                  <c:v>138.4729355</c:v>
                </c:pt>
                <c:pt idx="136">
                  <c:v>138.5673</c:v>
                </c:pt>
                <c:pt idx="137">
                  <c:v>138.6534</c:v>
                </c:pt>
                <c:pt idx="138">
                  <c:v>138.7395</c:v>
                </c:pt>
                <c:pt idx="139">
                  <c:v>138.8256</c:v>
                </c:pt>
                <c:pt idx="140">
                  <c:v>138.9117</c:v>
                </c:pt>
                <c:pt idx="141">
                  <c:v>138.8336129</c:v>
                </c:pt>
                <c:pt idx="142">
                  <c:v>138.7281613</c:v>
                </c:pt>
                <c:pt idx="143">
                  <c:v>138.6227097</c:v>
                </c:pt>
                <c:pt idx="144">
                  <c:v>138.5172581</c:v>
                </c:pt>
                <c:pt idx="145">
                  <c:v>138.4473</c:v>
                </c:pt>
                <c:pt idx="146">
                  <c:v>138.4246667</c:v>
                </c:pt>
                <c:pt idx="147">
                  <c:v>138.4020333</c:v>
                </c:pt>
                <c:pt idx="148">
                  <c:v>138.3794</c:v>
                </c:pt>
                <c:pt idx="149">
                  <c:v>138.3685484</c:v>
                </c:pt>
                <c:pt idx="150">
                  <c:v>138.4283871</c:v>
                </c:pt>
                <c:pt idx="151">
                  <c:v>138.4882258</c:v>
                </c:pt>
                <c:pt idx="152">
                  <c:v>138.5480645</c:v>
                </c:pt>
                <c:pt idx="153">
                  <c:v>138.6079032</c:v>
                </c:pt>
                <c:pt idx="154">
                  <c:v>138.6701613</c:v>
                </c:pt>
                <c:pt idx="155">
                  <c:v>138.7333871</c:v>
                </c:pt>
                <c:pt idx="156">
                  <c:v>138.7966129</c:v>
                </c:pt>
                <c:pt idx="157">
                  <c:v>138.8598387</c:v>
                </c:pt>
                <c:pt idx="158">
                  <c:v>138.9004286</c:v>
                </c:pt>
                <c:pt idx="159">
                  <c:v>138.8844286</c:v>
                </c:pt>
                <c:pt idx="160">
                  <c:v>138.8684286</c:v>
                </c:pt>
                <c:pt idx="161">
                  <c:v>138.8524286</c:v>
                </c:pt>
                <c:pt idx="162">
                  <c:v>138.8597742</c:v>
                </c:pt>
                <c:pt idx="163">
                  <c:v>138.9254839</c:v>
                </c:pt>
                <c:pt idx="164">
                  <c:v>138.9911935</c:v>
                </c:pt>
                <c:pt idx="165">
                  <c:v>139.0569032</c:v>
                </c:pt>
                <c:pt idx="166">
                  <c:v>139.1226129</c:v>
                </c:pt>
                <c:pt idx="167">
                  <c:v>139.1226129</c:v>
                </c:pt>
                <c:pt idx="168">
                  <c:v>139.1226129</c:v>
                </c:pt>
              </c:numCache>
            </c:numRef>
          </c:val>
          <c:smooth val="0"/>
        </c:ser>
        <c:ser>
          <c:idx val="26"/>
          <c:order val="26"/>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CPI!$AB$2:$AB$170</c:f>
              <c:numCache>
                <c:formatCode>General</c:formatCode>
                <c:ptCount val="169"/>
                <c:pt idx="0">
                  <c:v>135.3524608</c:v>
                </c:pt>
                <c:pt idx="1">
                  <c:v>135.4113076</c:v>
                </c:pt>
                <c:pt idx="2">
                  <c:v>135.4657781</c:v>
                </c:pt>
                <c:pt idx="3">
                  <c:v>135.5195191</c:v>
                </c:pt>
                <c:pt idx="4">
                  <c:v>135.5732602</c:v>
                </c:pt>
                <c:pt idx="5">
                  <c:v>135.6270013</c:v>
                </c:pt>
                <c:pt idx="6">
                  <c:v>135.6682247</c:v>
                </c:pt>
                <c:pt idx="7">
                  <c:v>135.7073618</c:v>
                </c:pt>
                <c:pt idx="8">
                  <c:v>135.7464988</c:v>
                </c:pt>
                <c:pt idx="9">
                  <c:v>135.7856359</c:v>
                </c:pt>
                <c:pt idx="10">
                  <c:v>135.82725</c:v>
                </c:pt>
                <c:pt idx="11">
                  <c:v>135.8721667</c:v>
                </c:pt>
                <c:pt idx="12">
                  <c:v>135.9170833</c:v>
                </c:pt>
                <c:pt idx="13">
                  <c:v>135.962</c:v>
                </c:pt>
                <c:pt idx="14">
                  <c:v>136.010394</c:v>
                </c:pt>
                <c:pt idx="15">
                  <c:v>136.0796520999997</c:v>
                </c:pt>
                <c:pt idx="16">
                  <c:v>136.1489101</c:v>
                </c:pt>
                <c:pt idx="17">
                  <c:v>136.2181682</c:v>
                </c:pt>
                <c:pt idx="18">
                  <c:v>136.2874263</c:v>
                </c:pt>
                <c:pt idx="19">
                  <c:v>136.3243393</c:v>
                </c:pt>
                <c:pt idx="20">
                  <c:v>136.3483143</c:v>
                </c:pt>
                <c:pt idx="21">
                  <c:v>136.3722893</c:v>
                </c:pt>
                <c:pt idx="22">
                  <c:v>136.3962643</c:v>
                </c:pt>
                <c:pt idx="23">
                  <c:v>136.4179827</c:v>
                </c:pt>
                <c:pt idx="24">
                  <c:v>136.4366924</c:v>
                </c:pt>
                <c:pt idx="25">
                  <c:v>136.4554021</c:v>
                </c:pt>
                <c:pt idx="26">
                  <c:v>136.4741118</c:v>
                </c:pt>
                <c:pt idx="27">
                  <c:v>136.4928214</c:v>
                </c:pt>
                <c:pt idx="28">
                  <c:v>136.5249182</c:v>
                </c:pt>
                <c:pt idx="29">
                  <c:v>136.557015</c:v>
                </c:pt>
                <c:pt idx="30">
                  <c:v>136.5891118</c:v>
                </c:pt>
                <c:pt idx="31">
                  <c:v>136.6212085</c:v>
                </c:pt>
                <c:pt idx="32">
                  <c:v>136.6338071</c:v>
                </c:pt>
                <c:pt idx="33">
                  <c:v>136.6317821</c:v>
                </c:pt>
                <c:pt idx="34">
                  <c:v>136.6297571</c:v>
                </c:pt>
                <c:pt idx="35">
                  <c:v>136.6277321</c:v>
                </c:pt>
                <c:pt idx="36">
                  <c:v>136.6401935</c:v>
                </c:pt>
                <c:pt idx="37">
                  <c:v>136.688871</c:v>
                </c:pt>
                <c:pt idx="38">
                  <c:v>136.7375484</c:v>
                </c:pt>
                <c:pt idx="39">
                  <c:v>136.7862258</c:v>
                </c:pt>
                <c:pt idx="40">
                  <c:v>136.8349032</c:v>
                </c:pt>
                <c:pt idx="41">
                  <c:v>136.7715714</c:v>
                </c:pt>
                <c:pt idx="42">
                  <c:v>136.6895714</c:v>
                </c:pt>
                <c:pt idx="43">
                  <c:v>136.6075714</c:v>
                </c:pt>
                <c:pt idx="44">
                  <c:v>136.5255714</c:v>
                </c:pt>
                <c:pt idx="45">
                  <c:v>136.5292811</c:v>
                </c:pt>
                <c:pt idx="46">
                  <c:v>136.597273</c:v>
                </c:pt>
                <c:pt idx="47">
                  <c:v>136.665265</c:v>
                </c:pt>
                <c:pt idx="48">
                  <c:v>136.7332569</c:v>
                </c:pt>
                <c:pt idx="49">
                  <c:v>136.803477</c:v>
                </c:pt>
                <c:pt idx="50">
                  <c:v>136.8870657</c:v>
                </c:pt>
                <c:pt idx="51">
                  <c:v>136.9706544</c:v>
                </c:pt>
                <c:pt idx="52">
                  <c:v>137.0542431</c:v>
                </c:pt>
                <c:pt idx="53">
                  <c:v>137.1378318</c:v>
                </c:pt>
                <c:pt idx="54">
                  <c:v>137.2511849</c:v>
                </c:pt>
                <c:pt idx="55">
                  <c:v>137.3764439</c:v>
                </c:pt>
                <c:pt idx="56">
                  <c:v>137.5017028</c:v>
                </c:pt>
                <c:pt idx="57">
                  <c:v>137.6269617</c:v>
                </c:pt>
                <c:pt idx="58">
                  <c:v>137.7398929</c:v>
                </c:pt>
                <c:pt idx="59">
                  <c:v>137.8478929</c:v>
                </c:pt>
                <c:pt idx="60">
                  <c:v>137.9558929</c:v>
                </c:pt>
                <c:pt idx="61">
                  <c:v>138.0638929</c:v>
                </c:pt>
                <c:pt idx="62">
                  <c:v>138.1646952</c:v>
                </c:pt>
                <c:pt idx="63">
                  <c:v>138.2475036</c:v>
                </c:pt>
                <c:pt idx="64">
                  <c:v>138.3303119</c:v>
                </c:pt>
                <c:pt idx="65">
                  <c:v>138.4131202</c:v>
                </c:pt>
                <c:pt idx="66">
                  <c:v>138.4959286</c:v>
                </c:pt>
                <c:pt idx="67">
                  <c:v>138.587106</c:v>
                </c:pt>
                <c:pt idx="68">
                  <c:v>138.6782834</c:v>
                </c:pt>
                <c:pt idx="69">
                  <c:v>138.7694608</c:v>
                </c:pt>
                <c:pt idx="70">
                  <c:v>138.8606382</c:v>
                </c:pt>
                <c:pt idx="71">
                  <c:v>139.0028333</c:v>
                </c:pt>
                <c:pt idx="72">
                  <c:v>139.1832917</c:v>
                </c:pt>
                <c:pt idx="73">
                  <c:v>139.36375</c:v>
                </c:pt>
                <c:pt idx="74">
                  <c:v>139.5442083</c:v>
                </c:pt>
                <c:pt idx="75">
                  <c:v>139.7006325</c:v>
                </c:pt>
                <c:pt idx="76">
                  <c:v>139.7969712</c:v>
                </c:pt>
                <c:pt idx="77">
                  <c:v>139.8933099</c:v>
                </c:pt>
                <c:pt idx="78">
                  <c:v>139.9896486</c:v>
                </c:pt>
                <c:pt idx="79">
                  <c:v>140.0859873</c:v>
                </c:pt>
                <c:pt idx="80">
                  <c:v>140.1289205</c:v>
                </c:pt>
                <c:pt idx="81">
                  <c:v>140.1629528</c:v>
                </c:pt>
                <c:pt idx="82">
                  <c:v>140.196985</c:v>
                </c:pt>
                <c:pt idx="83">
                  <c:v>140.2310173</c:v>
                </c:pt>
                <c:pt idx="84">
                  <c:v>140.2735</c:v>
                </c:pt>
                <c:pt idx="85">
                  <c:v>140.32725</c:v>
                </c:pt>
                <c:pt idx="86">
                  <c:v>140.381</c:v>
                </c:pt>
                <c:pt idx="87">
                  <c:v>140.43475</c:v>
                </c:pt>
                <c:pt idx="88">
                  <c:v>140.4784194</c:v>
                </c:pt>
                <c:pt idx="89">
                  <c:v>140.4616048</c:v>
                </c:pt>
                <c:pt idx="90">
                  <c:v>140.4447903</c:v>
                </c:pt>
                <c:pt idx="91">
                  <c:v>140.4279758</c:v>
                </c:pt>
                <c:pt idx="92">
                  <c:v>140.4111613</c:v>
                </c:pt>
                <c:pt idx="93">
                  <c:v>140.4127857</c:v>
                </c:pt>
                <c:pt idx="94">
                  <c:v>140.4217857</c:v>
                </c:pt>
                <c:pt idx="95">
                  <c:v>140.4307857</c:v>
                </c:pt>
                <c:pt idx="96">
                  <c:v>140.4397857</c:v>
                </c:pt>
                <c:pt idx="97">
                  <c:v>140.4700795</c:v>
                </c:pt>
                <c:pt idx="98">
                  <c:v>140.528765</c:v>
                </c:pt>
                <c:pt idx="99">
                  <c:v>140.5874505</c:v>
                </c:pt>
                <c:pt idx="100">
                  <c:v>140.6461359</c:v>
                </c:pt>
                <c:pt idx="101">
                  <c:v>140.7048214</c:v>
                </c:pt>
                <c:pt idx="102">
                  <c:v>140.8086118</c:v>
                </c:pt>
                <c:pt idx="103">
                  <c:v>140.9124021</c:v>
                </c:pt>
                <c:pt idx="104">
                  <c:v>141.0161924</c:v>
                </c:pt>
                <c:pt idx="105">
                  <c:v>141.1199827</c:v>
                </c:pt>
                <c:pt idx="106">
                  <c:v>141.2140357</c:v>
                </c:pt>
                <c:pt idx="107">
                  <c:v>141.3007857</c:v>
                </c:pt>
                <c:pt idx="108">
                  <c:v>141.3875357</c:v>
                </c:pt>
                <c:pt idx="109">
                  <c:v>141.4742857</c:v>
                </c:pt>
                <c:pt idx="110">
                  <c:v>141.55478</c:v>
                </c:pt>
                <c:pt idx="111">
                  <c:v>141.6269332</c:v>
                </c:pt>
                <c:pt idx="112">
                  <c:v>141.6990864</c:v>
                </c:pt>
                <c:pt idx="113">
                  <c:v>141.7712396</c:v>
                </c:pt>
                <c:pt idx="114">
                  <c:v>141.8433929</c:v>
                </c:pt>
                <c:pt idx="115">
                  <c:v>141.9015262</c:v>
                </c:pt>
                <c:pt idx="116">
                  <c:v>141.9596595</c:v>
                </c:pt>
                <c:pt idx="117">
                  <c:v>142.0177929</c:v>
                </c:pt>
                <c:pt idx="118">
                  <c:v>142.0759262</c:v>
                </c:pt>
                <c:pt idx="119">
                  <c:v>142.0970115</c:v>
                </c:pt>
                <c:pt idx="120">
                  <c:v>142.1032776</c:v>
                </c:pt>
                <c:pt idx="121">
                  <c:v>142.1095438</c:v>
                </c:pt>
                <c:pt idx="122">
                  <c:v>142.1158099</c:v>
                </c:pt>
                <c:pt idx="123">
                  <c:v>142.1292548</c:v>
                </c:pt>
                <c:pt idx="124">
                  <c:v>142.1606464</c:v>
                </c:pt>
                <c:pt idx="125">
                  <c:v>142.1920381</c:v>
                </c:pt>
                <c:pt idx="126">
                  <c:v>142.2234298</c:v>
                </c:pt>
                <c:pt idx="127">
                  <c:v>142.2548214</c:v>
                </c:pt>
                <c:pt idx="128">
                  <c:v>142.2337569</c:v>
                </c:pt>
                <c:pt idx="129">
                  <c:v>142.2126924</c:v>
                </c:pt>
                <c:pt idx="130">
                  <c:v>142.1916279</c:v>
                </c:pt>
                <c:pt idx="131">
                  <c:v>142.1705634</c:v>
                </c:pt>
                <c:pt idx="132">
                  <c:v>142.2157385</c:v>
                </c:pt>
                <c:pt idx="133">
                  <c:v>142.3105933</c:v>
                </c:pt>
                <c:pt idx="134">
                  <c:v>142.4054482</c:v>
                </c:pt>
                <c:pt idx="135">
                  <c:v>142.500303</c:v>
                </c:pt>
                <c:pt idx="136">
                  <c:v>142.5938833</c:v>
                </c:pt>
                <c:pt idx="137">
                  <c:v>142.6798167</c:v>
                </c:pt>
                <c:pt idx="138">
                  <c:v>142.76575</c:v>
                </c:pt>
                <c:pt idx="139">
                  <c:v>142.8516833</c:v>
                </c:pt>
                <c:pt idx="140">
                  <c:v>142.9376167</c:v>
                </c:pt>
                <c:pt idx="141">
                  <c:v>142.8633629</c:v>
                </c:pt>
                <c:pt idx="142">
                  <c:v>142.7624113</c:v>
                </c:pt>
                <c:pt idx="143">
                  <c:v>142.6614597</c:v>
                </c:pt>
                <c:pt idx="144">
                  <c:v>142.5605081</c:v>
                </c:pt>
                <c:pt idx="145">
                  <c:v>142.4928071</c:v>
                </c:pt>
                <c:pt idx="146">
                  <c:v>142.4694405</c:v>
                </c:pt>
                <c:pt idx="147">
                  <c:v>142.4460738</c:v>
                </c:pt>
                <c:pt idx="148">
                  <c:v>142.4227071</c:v>
                </c:pt>
                <c:pt idx="149">
                  <c:v>142.411735</c:v>
                </c:pt>
                <c:pt idx="150">
                  <c:v>142.4751302</c:v>
                </c:pt>
                <c:pt idx="151">
                  <c:v>142.5385253</c:v>
                </c:pt>
                <c:pt idx="152">
                  <c:v>142.6019205</c:v>
                </c:pt>
                <c:pt idx="153">
                  <c:v>142.6653157</c:v>
                </c:pt>
                <c:pt idx="154">
                  <c:v>142.7320173</c:v>
                </c:pt>
                <c:pt idx="155">
                  <c:v>142.8000415</c:v>
                </c:pt>
                <c:pt idx="156">
                  <c:v>142.8680657</c:v>
                </c:pt>
                <c:pt idx="157">
                  <c:v>142.9360899</c:v>
                </c:pt>
                <c:pt idx="158">
                  <c:v>142.9815995</c:v>
                </c:pt>
                <c:pt idx="159">
                  <c:v>142.9708227</c:v>
                </c:pt>
                <c:pt idx="160">
                  <c:v>142.9600459</c:v>
                </c:pt>
                <c:pt idx="161">
                  <c:v>142.9492691</c:v>
                </c:pt>
                <c:pt idx="162">
                  <c:v>142.9601382</c:v>
                </c:pt>
                <c:pt idx="163">
                  <c:v>143.0251221</c:v>
                </c:pt>
                <c:pt idx="164">
                  <c:v>143.090106</c:v>
                </c:pt>
                <c:pt idx="165">
                  <c:v>143.1550899</c:v>
                </c:pt>
                <c:pt idx="166">
                  <c:v>143.2200737</c:v>
                </c:pt>
                <c:pt idx="167">
                  <c:v>143.2200737</c:v>
                </c:pt>
                <c:pt idx="168">
                  <c:v>143.2200737</c:v>
                </c:pt>
              </c:numCache>
            </c:numRef>
          </c:val>
          <c:smooth val="0"/>
        </c:ser>
        <c:ser>
          <c:idx val="27"/>
          <c:order val="27"/>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CPI!$AC$2:$AC$170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28"/>
          <c:order val="28"/>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CPI!$AD$2:$AD$170</c:f>
              <c:numCache>
                <c:formatCode>General</c:formatCode>
                <c:ptCount val="169"/>
                <c:pt idx="0">
                  <c:v>131.5279032</c:v>
                </c:pt>
                <c:pt idx="1">
                  <c:v>131.5866129</c:v>
                </c:pt>
                <c:pt idx="2">
                  <c:v>131.637</c:v>
                </c:pt>
                <c:pt idx="3">
                  <c:v>131.686</c:v>
                </c:pt>
                <c:pt idx="4">
                  <c:v>131.735</c:v>
                </c:pt>
                <c:pt idx="5">
                  <c:v>131.784</c:v>
                </c:pt>
                <c:pt idx="6">
                  <c:v>131.8242903</c:v>
                </c:pt>
                <c:pt idx="7">
                  <c:v>131.863129</c:v>
                </c:pt>
                <c:pt idx="8">
                  <c:v>131.9019677</c:v>
                </c:pt>
                <c:pt idx="9">
                  <c:v>131.9408065</c:v>
                </c:pt>
                <c:pt idx="10">
                  <c:v>131.9809</c:v>
                </c:pt>
                <c:pt idx="11">
                  <c:v>132.0226667</c:v>
                </c:pt>
                <c:pt idx="12">
                  <c:v>132.0644333</c:v>
                </c:pt>
                <c:pt idx="13">
                  <c:v>132.1062</c:v>
                </c:pt>
                <c:pt idx="14">
                  <c:v>132.152129</c:v>
                </c:pt>
                <c:pt idx="15">
                  <c:v>132.2230323</c:v>
                </c:pt>
                <c:pt idx="16">
                  <c:v>132.2939355</c:v>
                </c:pt>
                <c:pt idx="17">
                  <c:v>132.3648387</c:v>
                </c:pt>
                <c:pt idx="18">
                  <c:v>132.4357419</c:v>
                </c:pt>
                <c:pt idx="19">
                  <c:v>132.4733333</c:v>
                </c:pt>
                <c:pt idx="20">
                  <c:v>132.4976</c:v>
                </c:pt>
                <c:pt idx="21">
                  <c:v>132.5218667</c:v>
                </c:pt>
                <c:pt idx="22">
                  <c:v>132.5461333</c:v>
                </c:pt>
                <c:pt idx="23">
                  <c:v>132.5667742</c:v>
                </c:pt>
                <c:pt idx="24">
                  <c:v>132.5825806</c:v>
                </c:pt>
                <c:pt idx="25">
                  <c:v>132.5983871</c:v>
                </c:pt>
                <c:pt idx="26">
                  <c:v>132.6141935</c:v>
                </c:pt>
                <c:pt idx="27">
                  <c:v>132.63</c:v>
                </c:pt>
                <c:pt idx="28">
                  <c:v>132.6616129</c:v>
                </c:pt>
                <c:pt idx="29">
                  <c:v>132.6932258</c:v>
                </c:pt>
                <c:pt idx="30">
                  <c:v>132.7248387</c:v>
                </c:pt>
                <c:pt idx="31">
                  <c:v>132.7564516</c:v>
                </c:pt>
                <c:pt idx="32">
                  <c:v>132.7670667</c:v>
                </c:pt>
                <c:pt idx="33">
                  <c:v>132.7619333</c:v>
                </c:pt>
                <c:pt idx="34">
                  <c:v>132.7568</c:v>
                </c:pt>
                <c:pt idx="35">
                  <c:v>132.7516667</c:v>
                </c:pt>
                <c:pt idx="36">
                  <c:v>132.7633548</c:v>
                </c:pt>
                <c:pt idx="37">
                  <c:v>132.8170968</c:v>
                </c:pt>
                <c:pt idx="38">
                  <c:v>132.8708387</c:v>
                </c:pt>
                <c:pt idx="39">
                  <c:v>132.9245806</c:v>
                </c:pt>
                <c:pt idx="40">
                  <c:v>132.9783226</c:v>
                </c:pt>
                <c:pt idx="41">
                  <c:v>132.9172</c:v>
                </c:pt>
                <c:pt idx="42">
                  <c:v>132.8369333</c:v>
                </c:pt>
                <c:pt idx="43">
                  <c:v>132.7566667</c:v>
                </c:pt>
                <c:pt idx="44">
                  <c:v>132.6764</c:v>
                </c:pt>
                <c:pt idx="45">
                  <c:v>132.6804516</c:v>
                </c:pt>
                <c:pt idx="46">
                  <c:v>132.7477419</c:v>
                </c:pt>
                <c:pt idx="47">
                  <c:v>132.8150323</c:v>
                </c:pt>
                <c:pt idx="48">
                  <c:v>132.8823226</c:v>
                </c:pt>
                <c:pt idx="49">
                  <c:v>132.9510645</c:v>
                </c:pt>
                <c:pt idx="50">
                  <c:v>133.0285161</c:v>
                </c:pt>
                <c:pt idx="51">
                  <c:v>133.1059677</c:v>
                </c:pt>
                <c:pt idx="52">
                  <c:v>133.1834194</c:v>
                </c:pt>
                <c:pt idx="53">
                  <c:v>133.260871</c:v>
                </c:pt>
                <c:pt idx="54">
                  <c:v>133.3701429</c:v>
                </c:pt>
                <c:pt idx="55">
                  <c:v>133.4921429</c:v>
                </c:pt>
                <c:pt idx="56">
                  <c:v>133.6141429</c:v>
                </c:pt>
                <c:pt idx="57">
                  <c:v>133.7361429</c:v>
                </c:pt>
                <c:pt idx="58">
                  <c:v>133.8492258</c:v>
                </c:pt>
                <c:pt idx="59">
                  <c:v>133.9587419</c:v>
                </c:pt>
                <c:pt idx="60">
                  <c:v>134.0682581</c:v>
                </c:pt>
                <c:pt idx="61">
                  <c:v>134.1777742</c:v>
                </c:pt>
                <c:pt idx="62">
                  <c:v>134.2784667</c:v>
                </c:pt>
                <c:pt idx="63">
                  <c:v>134.3571</c:v>
                </c:pt>
                <c:pt idx="64">
                  <c:v>134.4357333</c:v>
                </c:pt>
                <c:pt idx="65">
                  <c:v>134.5143667</c:v>
                </c:pt>
                <c:pt idx="66">
                  <c:v>134.593</c:v>
                </c:pt>
                <c:pt idx="67">
                  <c:v>134.6803871</c:v>
                </c:pt>
                <c:pt idx="68">
                  <c:v>134.7677742</c:v>
                </c:pt>
                <c:pt idx="69">
                  <c:v>134.8551613</c:v>
                </c:pt>
                <c:pt idx="70">
                  <c:v>134.9425484</c:v>
                </c:pt>
                <c:pt idx="71">
                  <c:v>135.0837333</c:v>
                </c:pt>
                <c:pt idx="72">
                  <c:v>135.2652667</c:v>
                </c:pt>
                <c:pt idx="73">
                  <c:v>135.4468</c:v>
                </c:pt>
                <c:pt idx="74">
                  <c:v>135.6283333</c:v>
                </c:pt>
                <c:pt idx="75">
                  <c:v>135.7837419</c:v>
                </c:pt>
                <c:pt idx="76">
                  <c:v>135.8738387</c:v>
                </c:pt>
                <c:pt idx="77">
                  <c:v>135.9639355</c:v>
                </c:pt>
                <c:pt idx="78">
                  <c:v>136.0540323</c:v>
                </c:pt>
                <c:pt idx="79">
                  <c:v>136.144129</c:v>
                </c:pt>
                <c:pt idx="80">
                  <c:v>136.183129</c:v>
                </c:pt>
                <c:pt idx="81">
                  <c:v>136.2136129</c:v>
                </c:pt>
                <c:pt idx="82">
                  <c:v>136.2440968</c:v>
                </c:pt>
                <c:pt idx="83">
                  <c:v>136.2745806</c:v>
                </c:pt>
                <c:pt idx="84">
                  <c:v>136.3145</c:v>
                </c:pt>
                <c:pt idx="85">
                  <c:v>136.367</c:v>
                </c:pt>
                <c:pt idx="86">
                  <c:v>136.4195</c:v>
                </c:pt>
                <c:pt idx="87">
                  <c:v>136.472</c:v>
                </c:pt>
                <c:pt idx="88">
                  <c:v>136.5150968</c:v>
                </c:pt>
                <c:pt idx="89">
                  <c:v>136.5017742</c:v>
                </c:pt>
                <c:pt idx="90">
                  <c:v>136.4884516</c:v>
                </c:pt>
                <c:pt idx="91">
                  <c:v>136.475129</c:v>
                </c:pt>
                <c:pt idx="92">
                  <c:v>136.4618065</c:v>
                </c:pt>
                <c:pt idx="93">
                  <c:v>136.4666667</c:v>
                </c:pt>
                <c:pt idx="94">
                  <c:v>136.4788</c:v>
                </c:pt>
                <c:pt idx="95">
                  <c:v>136.4909333</c:v>
                </c:pt>
                <c:pt idx="96">
                  <c:v>136.5030667</c:v>
                </c:pt>
                <c:pt idx="97">
                  <c:v>136.5335161</c:v>
                </c:pt>
                <c:pt idx="98">
                  <c:v>136.5883871</c:v>
                </c:pt>
                <c:pt idx="99">
                  <c:v>136.6432581</c:v>
                </c:pt>
                <c:pt idx="100">
                  <c:v>136.698129</c:v>
                </c:pt>
                <c:pt idx="101">
                  <c:v>136.753</c:v>
                </c:pt>
                <c:pt idx="102">
                  <c:v>136.8564194</c:v>
                </c:pt>
                <c:pt idx="103">
                  <c:v>136.9598387</c:v>
                </c:pt>
                <c:pt idx="104">
                  <c:v>137.0632581</c:v>
                </c:pt>
                <c:pt idx="105">
                  <c:v>137.1666774</c:v>
                </c:pt>
                <c:pt idx="106">
                  <c:v>137.2583103</c:v>
                </c:pt>
                <c:pt idx="107">
                  <c:v>137.3411034</c:v>
                </c:pt>
                <c:pt idx="108">
                  <c:v>137.4238966</c:v>
                </c:pt>
                <c:pt idx="109">
                  <c:v>137.5066897</c:v>
                </c:pt>
                <c:pt idx="110">
                  <c:v>137.5843871</c:v>
                </c:pt>
                <c:pt idx="111">
                  <c:v>137.6552903</c:v>
                </c:pt>
                <c:pt idx="112">
                  <c:v>137.7261935</c:v>
                </c:pt>
                <c:pt idx="113">
                  <c:v>137.7970968</c:v>
                </c:pt>
                <c:pt idx="114">
                  <c:v>137.868</c:v>
                </c:pt>
                <c:pt idx="115">
                  <c:v>137.9230667</c:v>
                </c:pt>
                <c:pt idx="116">
                  <c:v>137.9781333</c:v>
                </c:pt>
                <c:pt idx="117">
                  <c:v>138.0332</c:v>
                </c:pt>
                <c:pt idx="118">
                  <c:v>138.0882667</c:v>
                </c:pt>
                <c:pt idx="119">
                  <c:v>138.1065806</c:v>
                </c:pt>
                <c:pt idx="120">
                  <c:v>138.1101935</c:v>
                </c:pt>
                <c:pt idx="121">
                  <c:v>138.1138065</c:v>
                </c:pt>
                <c:pt idx="122">
                  <c:v>138.1174194</c:v>
                </c:pt>
                <c:pt idx="123">
                  <c:v>138.1295333</c:v>
                </c:pt>
                <c:pt idx="124">
                  <c:v>138.1629</c:v>
                </c:pt>
                <c:pt idx="125">
                  <c:v>138.1962667</c:v>
                </c:pt>
                <c:pt idx="126">
                  <c:v>138.2296333</c:v>
                </c:pt>
                <c:pt idx="127">
                  <c:v>138.263</c:v>
                </c:pt>
                <c:pt idx="128">
                  <c:v>138.2331935</c:v>
                </c:pt>
                <c:pt idx="129">
                  <c:v>138.2033871</c:v>
                </c:pt>
                <c:pt idx="130">
                  <c:v>138.1735806</c:v>
                </c:pt>
                <c:pt idx="131">
                  <c:v>138.1437741999999</c:v>
                </c:pt>
                <c:pt idx="132">
                  <c:v>138.1857097</c:v>
                </c:pt>
                <c:pt idx="133">
                  <c:v>138.2814516</c:v>
                </c:pt>
                <c:pt idx="134">
                  <c:v>138.3771935</c:v>
                </c:pt>
                <c:pt idx="135">
                  <c:v>138.4729355</c:v>
                </c:pt>
                <c:pt idx="136">
                  <c:v>138.5673</c:v>
                </c:pt>
                <c:pt idx="137">
                  <c:v>138.6534</c:v>
                </c:pt>
                <c:pt idx="138">
                  <c:v>138.7395</c:v>
                </c:pt>
                <c:pt idx="139">
                  <c:v>138.8256</c:v>
                </c:pt>
                <c:pt idx="140">
                  <c:v>138.9117</c:v>
                </c:pt>
                <c:pt idx="141">
                  <c:v>138.8336129</c:v>
                </c:pt>
                <c:pt idx="142">
                  <c:v>138.7281613</c:v>
                </c:pt>
                <c:pt idx="143">
                  <c:v>138.6227097</c:v>
                </c:pt>
                <c:pt idx="144">
                  <c:v>138.5172581</c:v>
                </c:pt>
                <c:pt idx="145">
                  <c:v>138.4473</c:v>
                </c:pt>
                <c:pt idx="146">
                  <c:v>138.4246667</c:v>
                </c:pt>
                <c:pt idx="147">
                  <c:v>138.4020333</c:v>
                </c:pt>
                <c:pt idx="148">
                  <c:v>138.3794</c:v>
                </c:pt>
                <c:pt idx="149">
                  <c:v>138.3685484</c:v>
                </c:pt>
                <c:pt idx="150">
                  <c:v>138.4283871</c:v>
                </c:pt>
                <c:pt idx="151">
                  <c:v>138.4882258</c:v>
                </c:pt>
                <c:pt idx="152">
                  <c:v>138.5480645</c:v>
                </c:pt>
                <c:pt idx="153">
                  <c:v>138.6079032</c:v>
                </c:pt>
                <c:pt idx="154">
                  <c:v>138.6701613</c:v>
                </c:pt>
                <c:pt idx="155">
                  <c:v>138.7333871</c:v>
                </c:pt>
                <c:pt idx="156">
                  <c:v>138.7966129</c:v>
                </c:pt>
                <c:pt idx="157">
                  <c:v>138.8598387</c:v>
                </c:pt>
                <c:pt idx="158">
                  <c:v>138.9004286</c:v>
                </c:pt>
                <c:pt idx="159">
                  <c:v>138.8844286</c:v>
                </c:pt>
                <c:pt idx="160">
                  <c:v>138.8684286</c:v>
                </c:pt>
                <c:pt idx="161">
                  <c:v>138.8524286</c:v>
                </c:pt>
                <c:pt idx="162">
                  <c:v>138.8597742</c:v>
                </c:pt>
                <c:pt idx="163">
                  <c:v>138.9254839</c:v>
                </c:pt>
                <c:pt idx="164">
                  <c:v>138.9911935</c:v>
                </c:pt>
                <c:pt idx="165">
                  <c:v>139.0569032</c:v>
                </c:pt>
                <c:pt idx="166">
                  <c:v>139.1226129</c:v>
                </c:pt>
                <c:pt idx="167">
                  <c:v>139.1226129</c:v>
                </c:pt>
                <c:pt idx="168">
                  <c:v>139.1226129</c:v>
                </c:pt>
              </c:numCache>
            </c:numRef>
          </c:val>
          <c:smooth val="0"/>
        </c:ser>
        <c:ser>
          <c:idx val="29"/>
          <c:order val="29"/>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CPI!$AE$2:$AE$170</c:f>
              <c:numCache>
                <c:formatCode>General</c:formatCode>
                <c:ptCount val="169"/>
                <c:pt idx="0">
                  <c:v>210.7526053</c:v>
                </c:pt>
                <c:pt idx="1">
                  <c:v>210.8979935</c:v>
                </c:pt>
                <c:pt idx="2">
                  <c:v>210.9451605</c:v>
                </c:pt>
                <c:pt idx="3">
                  <c:v>210.9759573</c:v>
                </c:pt>
                <c:pt idx="4">
                  <c:v>211.0067542</c:v>
                </c:pt>
                <c:pt idx="5">
                  <c:v>211.037551</c:v>
                </c:pt>
                <c:pt idx="6">
                  <c:v>210.8733316</c:v>
                </c:pt>
                <c:pt idx="7">
                  <c:v>210.6766095</c:v>
                </c:pt>
                <c:pt idx="8">
                  <c:v>210.4798874</c:v>
                </c:pt>
                <c:pt idx="9">
                  <c:v>210.2831653</c:v>
                </c:pt>
                <c:pt idx="10">
                  <c:v>210.1495463</c:v>
                </c:pt>
                <c:pt idx="11">
                  <c:v>210.1000648</c:v>
                </c:pt>
                <c:pt idx="12">
                  <c:v>210.0505833</c:v>
                </c:pt>
                <c:pt idx="13">
                  <c:v>210.0011018</c:v>
                </c:pt>
                <c:pt idx="14">
                  <c:v>209.9984585</c:v>
                </c:pt>
                <c:pt idx="15">
                  <c:v>210.2768443</c:v>
                </c:pt>
                <c:pt idx="16">
                  <c:v>210.5552301</c:v>
                </c:pt>
                <c:pt idx="17">
                  <c:v>210.833616</c:v>
                </c:pt>
                <c:pt idx="18">
                  <c:v>211.1120018</c:v>
                </c:pt>
                <c:pt idx="19">
                  <c:v>211.1096542999992</c:v>
                </c:pt>
                <c:pt idx="20">
                  <c:v>210.9950134</c:v>
                </c:pt>
                <c:pt idx="21">
                  <c:v>210.8803726</c:v>
                </c:pt>
                <c:pt idx="22">
                  <c:v>210.7657317</c:v>
                </c:pt>
                <c:pt idx="23">
                  <c:v>210.7577954</c:v>
                </c:pt>
                <c:pt idx="24">
                  <c:v>210.8921319</c:v>
                </c:pt>
                <c:pt idx="25">
                  <c:v>211.0264684</c:v>
                </c:pt>
                <c:pt idx="26">
                  <c:v>211.1608049</c:v>
                </c:pt>
                <c:pt idx="27">
                  <c:v>211.2951413</c:v>
                </c:pt>
                <c:pt idx="28">
                  <c:v>211.2596586</c:v>
                </c:pt>
                <c:pt idx="29">
                  <c:v>211.2241759</c:v>
                </c:pt>
                <c:pt idx="30">
                  <c:v>211.1886931</c:v>
                </c:pt>
                <c:pt idx="31">
                  <c:v>211.1532104</c:v>
                </c:pt>
                <c:pt idx="32">
                  <c:v>211.1806415</c:v>
                </c:pt>
                <c:pt idx="33">
                  <c:v>211.2552578</c:v>
                </c:pt>
                <c:pt idx="34">
                  <c:v>211.3298742</c:v>
                </c:pt>
                <c:pt idx="35">
                  <c:v>211.4044906</c:v>
                </c:pt>
                <c:pt idx="36">
                  <c:v>211.4713286</c:v>
                </c:pt>
                <c:pt idx="37">
                  <c:v>211.5187208</c:v>
                </c:pt>
                <c:pt idx="38">
                  <c:v>211.5661131</c:v>
                </c:pt>
                <c:pt idx="39">
                  <c:v>211.6135053</c:v>
                </c:pt>
                <c:pt idx="40">
                  <c:v>211.6608975</c:v>
                </c:pt>
                <c:pt idx="41">
                  <c:v>211.5470304</c:v>
                </c:pt>
                <c:pt idx="42">
                  <c:v>211.4062867</c:v>
                </c:pt>
                <c:pt idx="43">
                  <c:v>211.265543</c:v>
                </c:pt>
                <c:pt idx="44">
                  <c:v>211.1247993</c:v>
                </c:pt>
                <c:pt idx="45">
                  <c:v>211.0645458</c:v>
                </c:pt>
                <c:pt idx="46">
                  <c:v>211.0646599</c:v>
                </c:pt>
                <c:pt idx="47">
                  <c:v>211.064774</c:v>
                </c:pt>
                <c:pt idx="48">
                  <c:v>211.0648881</c:v>
                </c:pt>
                <c:pt idx="49">
                  <c:v>211.1176713</c:v>
                </c:pt>
                <c:pt idx="50">
                  <c:v>211.4864691</c:v>
                </c:pt>
                <c:pt idx="51">
                  <c:v>211.8552668</c:v>
                </c:pt>
                <c:pt idx="52">
                  <c:v>212.2240646</c:v>
                </c:pt>
                <c:pt idx="53">
                  <c:v>212.5928624</c:v>
                </c:pt>
                <c:pt idx="54">
                  <c:v>212.9033115</c:v>
                </c:pt>
                <c:pt idx="55">
                  <c:v>213.190421</c:v>
                </c:pt>
                <c:pt idx="56">
                  <c:v>213.4775305</c:v>
                </c:pt>
                <c:pt idx="57">
                  <c:v>213.7646401</c:v>
                </c:pt>
                <c:pt idx="58">
                  <c:v>214.0156238</c:v>
                </c:pt>
                <c:pt idx="59">
                  <c:v>214.2521573</c:v>
                </c:pt>
                <c:pt idx="60">
                  <c:v>214.4886908</c:v>
                </c:pt>
                <c:pt idx="61">
                  <c:v>214.7252242</c:v>
                </c:pt>
                <c:pt idx="62">
                  <c:v>214.9420631</c:v>
                </c:pt>
                <c:pt idx="63">
                  <c:v>215.1096656999999</c:v>
                </c:pt>
                <c:pt idx="64">
                  <c:v>215.2772683</c:v>
                </c:pt>
                <c:pt idx="65">
                  <c:v>215.4448709</c:v>
                </c:pt>
                <c:pt idx="66">
                  <c:v>215.6124735</c:v>
                </c:pt>
                <c:pt idx="67">
                  <c:v>215.3834778</c:v>
                </c:pt>
                <c:pt idx="68">
                  <c:v>215.1544822</c:v>
                </c:pt>
                <c:pt idx="69">
                  <c:v>214.9254865</c:v>
                </c:pt>
                <c:pt idx="70">
                  <c:v>214.6964908</c:v>
                </c:pt>
                <c:pt idx="71">
                  <c:v>214.6513538</c:v>
                </c:pt>
                <c:pt idx="72">
                  <c:v>214.7441108</c:v>
                </c:pt>
                <c:pt idx="73">
                  <c:v>214.8368678</c:v>
                </c:pt>
                <c:pt idx="74">
                  <c:v>214.9296249</c:v>
                </c:pt>
                <c:pt idx="75">
                  <c:v>215.0134426</c:v>
                </c:pt>
                <c:pt idx="76">
                  <c:v>215.0749122</c:v>
                </c:pt>
                <c:pt idx="77">
                  <c:v>215.1363819</c:v>
                </c:pt>
                <c:pt idx="78">
                  <c:v>215.1978515</c:v>
                </c:pt>
                <c:pt idx="79">
                  <c:v>215.2593211</c:v>
                </c:pt>
                <c:pt idx="80">
                  <c:v>215.3229307</c:v>
                </c:pt>
                <c:pt idx="81">
                  <c:v>215.386897</c:v>
                </c:pt>
                <c:pt idx="82">
                  <c:v>215.4508632</c:v>
                </c:pt>
                <c:pt idx="83">
                  <c:v>215.5148295</c:v>
                </c:pt>
                <c:pt idx="84">
                  <c:v>215.6944378</c:v>
                </c:pt>
                <c:pt idx="85">
                  <c:v>216.0282356</c:v>
                </c:pt>
                <c:pt idx="86">
                  <c:v>216.3620333</c:v>
                </c:pt>
                <c:pt idx="87">
                  <c:v>216.6958311</c:v>
                </c:pt>
                <c:pt idx="88">
                  <c:v>217.0048261</c:v>
                </c:pt>
                <c:pt idx="89">
                  <c:v>217.1650042</c:v>
                </c:pt>
                <c:pt idx="90">
                  <c:v>217.3251824</c:v>
                </c:pt>
                <c:pt idx="91">
                  <c:v>217.4853605</c:v>
                </c:pt>
                <c:pt idx="92">
                  <c:v>217.6455387</c:v>
                </c:pt>
                <c:pt idx="93">
                  <c:v>217.8670218</c:v>
                </c:pt>
                <c:pt idx="94">
                  <c:v>218.1130269</c:v>
                </c:pt>
                <c:pt idx="95">
                  <c:v>218.3590319</c:v>
                </c:pt>
                <c:pt idx="96">
                  <c:v>218.605037</c:v>
                </c:pt>
                <c:pt idx="97">
                  <c:v>218.8217928</c:v>
                </c:pt>
                <c:pt idx="98">
                  <c:v>218.9995495</c:v>
                </c:pt>
                <c:pt idx="99">
                  <c:v>219.1773063</c:v>
                </c:pt>
                <c:pt idx="100">
                  <c:v>219.355063</c:v>
                </c:pt>
                <c:pt idx="101">
                  <c:v>219.5328198</c:v>
                </c:pt>
                <c:pt idx="102">
                  <c:v>219.6258417</c:v>
                </c:pt>
                <c:pt idx="103">
                  <c:v>219.7188636</c:v>
                </c:pt>
                <c:pt idx="104">
                  <c:v>219.8118854</c:v>
                </c:pt>
                <c:pt idx="105">
                  <c:v>219.9049073</c:v>
                </c:pt>
                <c:pt idx="106">
                  <c:v>220.0651993</c:v>
                </c:pt>
                <c:pt idx="107">
                  <c:v>220.275944</c:v>
                </c:pt>
                <c:pt idx="108">
                  <c:v>220.4866886</c:v>
                </c:pt>
                <c:pt idx="109">
                  <c:v>220.6974332</c:v>
                </c:pt>
                <c:pt idx="110">
                  <c:v>220.8498468</c:v>
                </c:pt>
                <c:pt idx="111">
                  <c:v>220.9244858</c:v>
                </c:pt>
                <c:pt idx="112">
                  <c:v>220.9991248</c:v>
                </c:pt>
                <c:pt idx="113">
                  <c:v>221.0737637999999</c:v>
                </c:pt>
                <c:pt idx="114">
                  <c:v>221.1484028</c:v>
                </c:pt>
                <c:pt idx="115">
                  <c:v>221.2021074</c:v>
                </c:pt>
                <c:pt idx="116">
                  <c:v>221.255812</c:v>
                </c:pt>
                <c:pt idx="117">
                  <c:v>221.3095166</c:v>
                </c:pt>
                <c:pt idx="118">
                  <c:v>221.3632212</c:v>
                </c:pt>
                <c:pt idx="119">
                  <c:v>221.380331</c:v>
                </c:pt>
                <c:pt idx="120">
                  <c:v>221.3828029</c:v>
                </c:pt>
                <c:pt idx="121">
                  <c:v>221.3852748</c:v>
                </c:pt>
                <c:pt idx="122">
                  <c:v>221.3877467</c:v>
                </c:pt>
                <c:pt idx="123">
                  <c:v>221.4009901</c:v>
                </c:pt>
                <c:pt idx="124">
                  <c:v>221.4411622</c:v>
                </c:pt>
                <c:pt idx="125">
                  <c:v>221.4813343</c:v>
                </c:pt>
                <c:pt idx="126">
                  <c:v>221.5215064</c:v>
                </c:pt>
                <c:pt idx="127">
                  <c:v>221.5616784</c:v>
                </c:pt>
                <c:pt idx="128">
                  <c:v>221.5701123</c:v>
                </c:pt>
                <c:pt idx="129">
                  <c:v>221.5785461</c:v>
                </c:pt>
                <c:pt idx="130">
                  <c:v>221.5869799</c:v>
                </c:pt>
                <c:pt idx="131">
                  <c:v>221.5954138</c:v>
                </c:pt>
                <c:pt idx="132">
                  <c:v>221.6751459</c:v>
                </c:pt>
                <c:pt idx="133">
                  <c:v>221.8083518</c:v>
                </c:pt>
                <c:pt idx="134">
                  <c:v>221.9415576</c:v>
                </c:pt>
                <c:pt idx="135">
                  <c:v>222.0747635</c:v>
                </c:pt>
                <c:pt idx="136">
                  <c:v>222.2174395</c:v>
                </c:pt>
                <c:pt idx="137">
                  <c:v>222.4169362</c:v>
                </c:pt>
                <c:pt idx="138">
                  <c:v>222.6164329</c:v>
                </c:pt>
                <c:pt idx="139">
                  <c:v>222.8159296</c:v>
                </c:pt>
                <c:pt idx="140">
                  <c:v>223.0154263</c:v>
                </c:pt>
                <c:pt idx="141">
                  <c:v>223.0598077</c:v>
                </c:pt>
                <c:pt idx="142">
                  <c:v>223.0783366</c:v>
                </c:pt>
                <c:pt idx="143">
                  <c:v>223.0968655</c:v>
                </c:pt>
                <c:pt idx="144">
                  <c:v>223.1153944</c:v>
                </c:pt>
                <c:pt idx="145">
                  <c:v>223.1469028</c:v>
                </c:pt>
                <c:pt idx="146">
                  <c:v>223.1957173</c:v>
                </c:pt>
                <c:pt idx="147">
                  <c:v>223.2445318</c:v>
                </c:pt>
                <c:pt idx="148">
                  <c:v>223.2933463</c:v>
                </c:pt>
                <c:pt idx="149">
                  <c:v>223.3523969</c:v>
                </c:pt>
                <c:pt idx="150">
                  <c:v>223.4728642</c:v>
                </c:pt>
                <c:pt idx="151">
                  <c:v>223.5933316</c:v>
                </c:pt>
                <c:pt idx="152">
                  <c:v>223.7137989</c:v>
                </c:pt>
                <c:pt idx="153">
                  <c:v>223.8342663</c:v>
                </c:pt>
                <c:pt idx="154">
                  <c:v>223.86882</c:v>
                </c:pt>
                <c:pt idx="155">
                  <c:v>223.8690083</c:v>
                </c:pt>
                <c:pt idx="156">
                  <c:v>223.8691966</c:v>
                </c:pt>
                <c:pt idx="157">
                  <c:v>223.8693849</c:v>
                </c:pt>
                <c:pt idx="158">
                  <c:v>223.9106714</c:v>
                </c:pt>
                <c:pt idx="159">
                  <c:v>224.0547032</c:v>
                </c:pt>
                <c:pt idx="160">
                  <c:v>224.198735</c:v>
                </c:pt>
                <c:pt idx="161">
                  <c:v>224.3427668</c:v>
                </c:pt>
                <c:pt idx="162">
                  <c:v>224.469439</c:v>
                </c:pt>
                <c:pt idx="163">
                  <c:v>224.5527121</c:v>
                </c:pt>
                <c:pt idx="164">
                  <c:v>224.6359852</c:v>
                </c:pt>
                <c:pt idx="165">
                  <c:v>224.7192583</c:v>
                </c:pt>
                <c:pt idx="166">
                  <c:v>224.8025314</c:v>
                </c:pt>
                <c:pt idx="167">
                  <c:v>224.8025314</c:v>
                </c:pt>
                <c:pt idx="168">
                  <c:v>224.8025314</c:v>
                </c:pt>
              </c:numCache>
            </c:numRef>
          </c:val>
          <c:smooth val="0"/>
        </c:ser>
        <c:ser>
          <c:idx val="30"/>
          <c:order val="30"/>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CPI!$AF$2:$AF$170</c:f>
              <c:numCache>
                <c:formatCode>General</c:formatCode>
                <c:ptCount val="169"/>
                <c:pt idx="0">
                  <c:v>210.7526053</c:v>
                </c:pt>
                <c:pt idx="1">
                  <c:v>210.8979935</c:v>
                </c:pt>
                <c:pt idx="2">
                  <c:v>210.9451605</c:v>
                </c:pt>
                <c:pt idx="3">
                  <c:v>210.9759573</c:v>
                </c:pt>
                <c:pt idx="4">
                  <c:v>211.0067542</c:v>
                </c:pt>
                <c:pt idx="5">
                  <c:v>211.037551</c:v>
                </c:pt>
                <c:pt idx="6">
                  <c:v>210.8733316</c:v>
                </c:pt>
                <c:pt idx="7">
                  <c:v>210.6766095</c:v>
                </c:pt>
                <c:pt idx="8">
                  <c:v>210.4798874</c:v>
                </c:pt>
                <c:pt idx="9">
                  <c:v>210.2831653</c:v>
                </c:pt>
                <c:pt idx="10">
                  <c:v>210.1495463</c:v>
                </c:pt>
                <c:pt idx="11">
                  <c:v>210.1000648</c:v>
                </c:pt>
                <c:pt idx="12">
                  <c:v>210.0505833</c:v>
                </c:pt>
                <c:pt idx="13">
                  <c:v>210.0011018</c:v>
                </c:pt>
                <c:pt idx="14">
                  <c:v>209.9984585</c:v>
                </c:pt>
                <c:pt idx="15">
                  <c:v>210.2768443</c:v>
                </c:pt>
                <c:pt idx="16">
                  <c:v>210.5552301</c:v>
                </c:pt>
                <c:pt idx="17">
                  <c:v>210.833616</c:v>
                </c:pt>
                <c:pt idx="18">
                  <c:v>211.1120018</c:v>
                </c:pt>
                <c:pt idx="19">
                  <c:v>211.1096542999992</c:v>
                </c:pt>
                <c:pt idx="20">
                  <c:v>210.9950134</c:v>
                </c:pt>
                <c:pt idx="21">
                  <c:v>210.8803726</c:v>
                </c:pt>
                <c:pt idx="22">
                  <c:v>210.7657317</c:v>
                </c:pt>
                <c:pt idx="23">
                  <c:v>210.7577954</c:v>
                </c:pt>
                <c:pt idx="24">
                  <c:v>210.8921319</c:v>
                </c:pt>
                <c:pt idx="25">
                  <c:v>211.0264684</c:v>
                </c:pt>
                <c:pt idx="26">
                  <c:v>211.1608049</c:v>
                </c:pt>
                <c:pt idx="27">
                  <c:v>211.2951413</c:v>
                </c:pt>
                <c:pt idx="28">
                  <c:v>211.2596586</c:v>
                </c:pt>
                <c:pt idx="29">
                  <c:v>211.2241759</c:v>
                </c:pt>
                <c:pt idx="30">
                  <c:v>211.1886931</c:v>
                </c:pt>
                <c:pt idx="31">
                  <c:v>211.1532104</c:v>
                </c:pt>
                <c:pt idx="32">
                  <c:v>211.1806415</c:v>
                </c:pt>
                <c:pt idx="33">
                  <c:v>211.2552578</c:v>
                </c:pt>
                <c:pt idx="34">
                  <c:v>211.3298742</c:v>
                </c:pt>
                <c:pt idx="35">
                  <c:v>211.4044906</c:v>
                </c:pt>
                <c:pt idx="36">
                  <c:v>211.4713286</c:v>
                </c:pt>
                <c:pt idx="37">
                  <c:v>211.5187208</c:v>
                </c:pt>
                <c:pt idx="38">
                  <c:v>211.5661131</c:v>
                </c:pt>
                <c:pt idx="39">
                  <c:v>211.6135053</c:v>
                </c:pt>
                <c:pt idx="40">
                  <c:v>211.6608975</c:v>
                </c:pt>
                <c:pt idx="41">
                  <c:v>211.5470304</c:v>
                </c:pt>
                <c:pt idx="42">
                  <c:v>211.4062867</c:v>
                </c:pt>
                <c:pt idx="43">
                  <c:v>211.265543</c:v>
                </c:pt>
                <c:pt idx="44">
                  <c:v>211.1247993</c:v>
                </c:pt>
                <c:pt idx="45">
                  <c:v>211.0645458</c:v>
                </c:pt>
                <c:pt idx="46">
                  <c:v>211.0646599</c:v>
                </c:pt>
                <c:pt idx="47">
                  <c:v>211.064774</c:v>
                </c:pt>
                <c:pt idx="48">
                  <c:v>211.0648881</c:v>
                </c:pt>
                <c:pt idx="49">
                  <c:v>211.1176713</c:v>
                </c:pt>
                <c:pt idx="50">
                  <c:v>211.4864691</c:v>
                </c:pt>
                <c:pt idx="51">
                  <c:v>211.8552668</c:v>
                </c:pt>
                <c:pt idx="52">
                  <c:v>212.2240646</c:v>
                </c:pt>
                <c:pt idx="53">
                  <c:v>212.5928624</c:v>
                </c:pt>
                <c:pt idx="54">
                  <c:v>212.9033115</c:v>
                </c:pt>
                <c:pt idx="55">
                  <c:v>213.190421</c:v>
                </c:pt>
                <c:pt idx="56">
                  <c:v>213.4775305</c:v>
                </c:pt>
                <c:pt idx="57">
                  <c:v>213.7646401</c:v>
                </c:pt>
                <c:pt idx="58">
                  <c:v>214.0156238</c:v>
                </c:pt>
                <c:pt idx="59">
                  <c:v>214.2521573</c:v>
                </c:pt>
                <c:pt idx="60">
                  <c:v>214.4886908</c:v>
                </c:pt>
                <c:pt idx="61">
                  <c:v>214.7252242</c:v>
                </c:pt>
                <c:pt idx="62">
                  <c:v>214.9420631</c:v>
                </c:pt>
                <c:pt idx="63">
                  <c:v>215.1096656999999</c:v>
                </c:pt>
                <c:pt idx="64">
                  <c:v>215.2772683</c:v>
                </c:pt>
                <c:pt idx="65">
                  <c:v>215.4448709</c:v>
                </c:pt>
                <c:pt idx="66">
                  <c:v>215.6124735</c:v>
                </c:pt>
                <c:pt idx="67">
                  <c:v>215.3834778</c:v>
                </c:pt>
                <c:pt idx="68">
                  <c:v>215.1544822</c:v>
                </c:pt>
                <c:pt idx="69">
                  <c:v>214.9254865</c:v>
                </c:pt>
                <c:pt idx="70">
                  <c:v>214.6964908</c:v>
                </c:pt>
                <c:pt idx="71">
                  <c:v>214.6513538</c:v>
                </c:pt>
                <c:pt idx="72">
                  <c:v>214.7441108</c:v>
                </c:pt>
                <c:pt idx="73">
                  <c:v>214.8368678</c:v>
                </c:pt>
                <c:pt idx="74">
                  <c:v>214.9296249</c:v>
                </c:pt>
                <c:pt idx="75">
                  <c:v>215.0134426</c:v>
                </c:pt>
                <c:pt idx="76">
                  <c:v>215.0749122</c:v>
                </c:pt>
                <c:pt idx="77">
                  <c:v>215.1363819</c:v>
                </c:pt>
                <c:pt idx="78">
                  <c:v>215.1978515</c:v>
                </c:pt>
                <c:pt idx="79">
                  <c:v>215.2593211</c:v>
                </c:pt>
                <c:pt idx="80">
                  <c:v>215.3229307</c:v>
                </c:pt>
                <c:pt idx="81">
                  <c:v>215.386897</c:v>
                </c:pt>
                <c:pt idx="82">
                  <c:v>215.4508632</c:v>
                </c:pt>
                <c:pt idx="83">
                  <c:v>215.5148295</c:v>
                </c:pt>
                <c:pt idx="84">
                  <c:v>215.6944378</c:v>
                </c:pt>
                <c:pt idx="85">
                  <c:v>216.0282356</c:v>
                </c:pt>
                <c:pt idx="86">
                  <c:v>216.3620333</c:v>
                </c:pt>
                <c:pt idx="87">
                  <c:v>216.6958311</c:v>
                </c:pt>
                <c:pt idx="88">
                  <c:v>217.0048261</c:v>
                </c:pt>
                <c:pt idx="89">
                  <c:v>217.1650042</c:v>
                </c:pt>
                <c:pt idx="90">
                  <c:v>217.3251824</c:v>
                </c:pt>
                <c:pt idx="91">
                  <c:v>217.4853605</c:v>
                </c:pt>
                <c:pt idx="92">
                  <c:v>217.6455387</c:v>
                </c:pt>
                <c:pt idx="93">
                  <c:v>217.8670218</c:v>
                </c:pt>
                <c:pt idx="94">
                  <c:v>218.1130269</c:v>
                </c:pt>
                <c:pt idx="95">
                  <c:v>218.3590319</c:v>
                </c:pt>
                <c:pt idx="96">
                  <c:v>218.605037</c:v>
                </c:pt>
                <c:pt idx="97">
                  <c:v>218.8217928</c:v>
                </c:pt>
                <c:pt idx="98">
                  <c:v>218.9995495</c:v>
                </c:pt>
                <c:pt idx="99">
                  <c:v>219.1773063</c:v>
                </c:pt>
                <c:pt idx="100">
                  <c:v>219.355063</c:v>
                </c:pt>
                <c:pt idx="101">
                  <c:v>219.5328198</c:v>
                </c:pt>
                <c:pt idx="102">
                  <c:v>219.6258417</c:v>
                </c:pt>
                <c:pt idx="103">
                  <c:v>219.7188636</c:v>
                </c:pt>
                <c:pt idx="104">
                  <c:v>219.8118854</c:v>
                </c:pt>
                <c:pt idx="105">
                  <c:v>219.9049073</c:v>
                </c:pt>
                <c:pt idx="106">
                  <c:v>220.0651993</c:v>
                </c:pt>
                <c:pt idx="107">
                  <c:v>220.275944</c:v>
                </c:pt>
                <c:pt idx="108">
                  <c:v>220.4866886</c:v>
                </c:pt>
                <c:pt idx="109">
                  <c:v>220.6974332</c:v>
                </c:pt>
                <c:pt idx="110">
                  <c:v>220.8498468</c:v>
                </c:pt>
                <c:pt idx="111">
                  <c:v>220.9244858</c:v>
                </c:pt>
                <c:pt idx="112">
                  <c:v>220.9991248</c:v>
                </c:pt>
                <c:pt idx="113">
                  <c:v>221.0737637999999</c:v>
                </c:pt>
                <c:pt idx="114">
                  <c:v>221.1484028</c:v>
                </c:pt>
                <c:pt idx="115">
                  <c:v>221.2021074</c:v>
                </c:pt>
                <c:pt idx="116">
                  <c:v>221.255812</c:v>
                </c:pt>
                <c:pt idx="117">
                  <c:v>221.3095166</c:v>
                </c:pt>
                <c:pt idx="118">
                  <c:v>221.3632212</c:v>
                </c:pt>
                <c:pt idx="119">
                  <c:v>221.380331</c:v>
                </c:pt>
                <c:pt idx="120">
                  <c:v>221.3828029</c:v>
                </c:pt>
                <c:pt idx="121">
                  <c:v>221.3852748</c:v>
                </c:pt>
                <c:pt idx="122">
                  <c:v>221.3877467</c:v>
                </c:pt>
                <c:pt idx="123">
                  <c:v>221.4009901</c:v>
                </c:pt>
                <c:pt idx="124">
                  <c:v>221.4411622</c:v>
                </c:pt>
                <c:pt idx="125">
                  <c:v>221.4813343</c:v>
                </c:pt>
                <c:pt idx="126">
                  <c:v>221.5215064</c:v>
                </c:pt>
                <c:pt idx="127">
                  <c:v>221.5616784</c:v>
                </c:pt>
                <c:pt idx="128">
                  <c:v>221.5701123</c:v>
                </c:pt>
                <c:pt idx="129">
                  <c:v>221.5785461</c:v>
                </c:pt>
                <c:pt idx="130">
                  <c:v>221.5869799</c:v>
                </c:pt>
                <c:pt idx="131">
                  <c:v>221.5954138</c:v>
                </c:pt>
                <c:pt idx="132">
                  <c:v>221.6751459</c:v>
                </c:pt>
                <c:pt idx="133">
                  <c:v>221.8083518</c:v>
                </c:pt>
                <c:pt idx="134">
                  <c:v>221.9415576</c:v>
                </c:pt>
                <c:pt idx="135">
                  <c:v>222.0747635</c:v>
                </c:pt>
                <c:pt idx="136">
                  <c:v>222.2174395</c:v>
                </c:pt>
                <c:pt idx="137">
                  <c:v>222.4169362</c:v>
                </c:pt>
                <c:pt idx="138">
                  <c:v>222.6164329</c:v>
                </c:pt>
                <c:pt idx="139">
                  <c:v>222.8159296</c:v>
                </c:pt>
                <c:pt idx="140">
                  <c:v>223.0154263</c:v>
                </c:pt>
                <c:pt idx="141">
                  <c:v>223.0598077</c:v>
                </c:pt>
                <c:pt idx="142">
                  <c:v>223.0783366</c:v>
                </c:pt>
                <c:pt idx="143">
                  <c:v>223.0968655</c:v>
                </c:pt>
                <c:pt idx="144">
                  <c:v>223.1153944</c:v>
                </c:pt>
                <c:pt idx="145">
                  <c:v>223.1469028</c:v>
                </c:pt>
                <c:pt idx="146">
                  <c:v>223.1957173</c:v>
                </c:pt>
                <c:pt idx="147">
                  <c:v>223.2445318</c:v>
                </c:pt>
                <c:pt idx="148">
                  <c:v>223.2933463</c:v>
                </c:pt>
                <c:pt idx="149">
                  <c:v>223.3523969</c:v>
                </c:pt>
                <c:pt idx="150">
                  <c:v>223.4728642</c:v>
                </c:pt>
                <c:pt idx="151">
                  <c:v>223.5933316</c:v>
                </c:pt>
                <c:pt idx="152">
                  <c:v>223.7137989</c:v>
                </c:pt>
                <c:pt idx="153">
                  <c:v>223.8342663</c:v>
                </c:pt>
                <c:pt idx="154">
                  <c:v>223.86882</c:v>
                </c:pt>
                <c:pt idx="155">
                  <c:v>223.8690083</c:v>
                </c:pt>
                <c:pt idx="156">
                  <c:v>223.8691966</c:v>
                </c:pt>
                <c:pt idx="157">
                  <c:v>223.8693849</c:v>
                </c:pt>
                <c:pt idx="158">
                  <c:v>223.9106714</c:v>
                </c:pt>
                <c:pt idx="159">
                  <c:v>224.0547032</c:v>
                </c:pt>
                <c:pt idx="160">
                  <c:v>224.198735</c:v>
                </c:pt>
                <c:pt idx="161">
                  <c:v>224.3427668</c:v>
                </c:pt>
                <c:pt idx="162">
                  <c:v>224.469439</c:v>
                </c:pt>
                <c:pt idx="163">
                  <c:v>224.5527121</c:v>
                </c:pt>
                <c:pt idx="164">
                  <c:v>224.6359852</c:v>
                </c:pt>
                <c:pt idx="165">
                  <c:v>224.7192583</c:v>
                </c:pt>
                <c:pt idx="166">
                  <c:v>224.8025314</c:v>
                </c:pt>
                <c:pt idx="167">
                  <c:v>224.8025314</c:v>
                </c:pt>
                <c:pt idx="168">
                  <c:v>224.8025314</c:v>
                </c:pt>
              </c:numCache>
            </c:numRef>
          </c:val>
          <c:smooth val="0"/>
        </c:ser>
        <c:ser>
          <c:idx val="31"/>
          <c:order val="31"/>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CPI!$AG$2:$AG$170</c:f>
              <c:numCache>
                <c:formatCode>General</c:formatCode>
                <c:ptCount val="169"/>
                <c:pt idx="0">
                  <c:v>189.3816974</c:v>
                </c:pt>
                <c:pt idx="1">
                  <c:v>189.4642725</c:v>
                </c:pt>
                <c:pt idx="2">
                  <c:v>189.5340998</c:v>
                </c:pt>
                <c:pt idx="3">
                  <c:v>189.6018023</c:v>
                </c:pt>
                <c:pt idx="4">
                  <c:v>189.6695049</c:v>
                </c:pt>
                <c:pt idx="5">
                  <c:v>189.7372075</c:v>
                </c:pt>
                <c:pt idx="6">
                  <c:v>189.734262</c:v>
                </c:pt>
                <c:pt idx="7">
                  <c:v>189.7195417</c:v>
                </c:pt>
                <c:pt idx="8">
                  <c:v>189.7048215</c:v>
                </c:pt>
                <c:pt idx="9">
                  <c:v>189.6901012</c:v>
                </c:pt>
                <c:pt idx="10">
                  <c:v>189.6628845</c:v>
                </c:pt>
                <c:pt idx="11">
                  <c:v>189.6190056999997</c:v>
                </c:pt>
                <c:pt idx="12">
                  <c:v>189.575127</c:v>
                </c:pt>
                <c:pt idx="13">
                  <c:v>189.5312483</c:v>
                </c:pt>
                <c:pt idx="14">
                  <c:v>189.4904116</c:v>
                </c:pt>
                <c:pt idx="15">
                  <c:v>189.467827</c:v>
                </c:pt>
                <c:pt idx="16">
                  <c:v>189.4452425</c:v>
                </c:pt>
                <c:pt idx="17">
                  <c:v>189.422658</c:v>
                </c:pt>
                <c:pt idx="18">
                  <c:v>189.4000734</c:v>
                </c:pt>
                <c:pt idx="19">
                  <c:v>189.4185259</c:v>
                </c:pt>
                <c:pt idx="20">
                  <c:v>189.4533931</c:v>
                </c:pt>
                <c:pt idx="21">
                  <c:v>189.4882603</c:v>
                </c:pt>
                <c:pt idx="22">
                  <c:v>189.5231276</c:v>
                </c:pt>
                <c:pt idx="23">
                  <c:v>189.6125456</c:v>
                </c:pt>
                <c:pt idx="24">
                  <c:v>189.774698</c:v>
                </c:pt>
                <c:pt idx="25">
                  <c:v>189.9368504</c:v>
                </c:pt>
                <c:pt idx="26">
                  <c:v>190.0990028</c:v>
                </c:pt>
                <c:pt idx="27">
                  <c:v>190.2611552</c:v>
                </c:pt>
                <c:pt idx="28">
                  <c:v>190.2948237</c:v>
                </c:pt>
                <c:pt idx="29">
                  <c:v>190.3284922</c:v>
                </c:pt>
                <c:pt idx="30">
                  <c:v>190.3621607</c:v>
                </c:pt>
                <c:pt idx="31">
                  <c:v>190.3958293</c:v>
                </c:pt>
                <c:pt idx="32">
                  <c:v>190.4688287</c:v>
                </c:pt>
                <c:pt idx="33">
                  <c:v>190.5713264</c:v>
                </c:pt>
                <c:pt idx="34">
                  <c:v>190.6738241</c:v>
                </c:pt>
                <c:pt idx="35">
                  <c:v>190.7763218</c:v>
                </c:pt>
                <c:pt idx="36">
                  <c:v>190.8623087</c:v>
                </c:pt>
                <c:pt idx="37">
                  <c:v>190.9070184</c:v>
                </c:pt>
                <c:pt idx="38">
                  <c:v>190.951728</c:v>
                </c:pt>
                <c:pt idx="39">
                  <c:v>190.9964377</c:v>
                </c:pt>
                <c:pt idx="40">
                  <c:v>191.0411474</c:v>
                </c:pt>
                <c:pt idx="41">
                  <c:v>191.0312172</c:v>
                </c:pt>
                <c:pt idx="42">
                  <c:v>191.0121805</c:v>
                </c:pt>
                <c:pt idx="43">
                  <c:v>190.9931437</c:v>
                </c:pt>
                <c:pt idx="44">
                  <c:v>190.9741069</c:v>
                </c:pt>
                <c:pt idx="45">
                  <c:v>191.0303376</c:v>
                </c:pt>
                <c:pt idx="46">
                  <c:v>191.1430189</c:v>
                </c:pt>
                <c:pt idx="47">
                  <c:v>191.2557002</c:v>
                </c:pt>
                <c:pt idx="48">
                  <c:v>191.3683815</c:v>
                </c:pt>
                <c:pt idx="49">
                  <c:v>191.4784939</c:v>
                </c:pt>
                <c:pt idx="50">
                  <c:v>191.5731924</c:v>
                </c:pt>
                <c:pt idx="51">
                  <c:v>191.667891</c:v>
                </c:pt>
                <c:pt idx="52">
                  <c:v>191.7625895</c:v>
                </c:pt>
                <c:pt idx="53">
                  <c:v>191.8572881</c:v>
                </c:pt>
                <c:pt idx="54">
                  <c:v>191.9178331</c:v>
                </c:pt>
                <c:pt idx="55">
                  <c:v>191.9647167</c:v>
                </c:pt>
                <c:pt idx="56">
                  <c:v>192.0116004</c:v>
                </c:pt>
                <c:pt idx="57">
                  <c:v>192.058484</c:v>
                </c:pt>
                <c:pt idx="58">
                  <c:v>192.1237981</c:v>
                </c:pt>
                <c:pt idx="59">
                  <c:v>192.1964844</c:v>
                </c:pt>
                <c:pt idx="60">
                  <c:v>192.2691707</c:v>
                </c:pt>
                <c:pt idx="61">
                  <c:v>192.3418571</c:v>
                </c:pt>
                <c:pt idx="62">
                  <c:v>192.4225954</c:v>
                </c:pt>
                <c:pt idx="63">
                  <c:v>192.5234638</c:v>
                </c:pt>
                <c:pt idx="64">
                  <c:v>192.6243322</c:v>
                </c:pt>
                <c:pt idx="65">
                  <c:v>192.7252006</c:v>
                </c:pt>
                <c:pt idx="66">
                  <c:v>192.826069</c:v>
                </c:pt>
                <c:pt idx="67">
                  <c:v>192.831317</c:v>
                </c:pt>
                <c:pt idx="68">
                  <c:v>192.8365651</c:v>
                </c:pt>
                <c:pt idx="69">
                  <c:v>192.8418131</c:v>
                </c:pt>
                <c:pt idx="70">
                  <c:v>192.8470612</c:v>
                </c:pt>
                <c:pt idx="71">
                  <c:v>192.9034759</c:v>
                </c:pt>
                <c:pt idx="72">
                  <c:v>192.9982655</c:v>
                </c:pt>
                <c:pt idx="73">
                  <c:v>193.0930552</c:v>
                </c:pt>
                <c:pt idx="74">
                  <c:v>193.1878448</c:v>
                </c:pt>
                <c:pt idx="75">
                  <c:v>193.3125484</c:v>
                </c:pt>
                <c:pt idx="76">
                  <c:v>193.5120367</c:v>
                </c:pt>
                <c:pt idx="77">
                  <c:v>193.711525</c:v>
                </c:pt>
                <c:pt idx="78">
                  <c:v>193.9110133</c:v>
                </c:pt>
                <c:pt idx="79">
                  <c:v>194.1105017</c:v>
                </c:pt>
                <c:pt idx="80">
                  <c:v>194.2500634</c:v>
                </c:pt>
                <c:pt idx="81">
                  <c:v>194.3796374</c:v>
                </c:pt>
                <c:pt idx="82">
                  <c:v>194.5092113</c:v>
                </c:pt>
                <c:pt idx="83">
                  <c:v>194.6387853</c:v>
                </c:pt>
                <c:pt idx="84">
                  <c:v>194.7419707</c:v>
                </c:pt>
                <c:pt idx="85">
                  <c:v>194.8099713</c:v>
                </c:pt>
                <c:pt idx="86">
                  <c:v>194.8779718</c:v>
                </c:pt>
                <c:pt idx="87">
                  <c:v>194.9459724</c:v>
                </c:pt>
                <c:pt idx="88">
                  <c:v>195.0261012</c:v>
                </c:pt>
                <c:pt idx="89">
                  <c:v>195.1789994</c:v>
                </c:pt>
                <c:pt idx="90">
                  <c:v>195.3318977</c:v>
                </c:pt>
                <c:pt idx="91">
                  <c:v>195.4847959</c:v>
                </c:pt>
                <c:pt idx="92">
                  <c:v>195.6376941</c:v>
                </c:pt>
                <c:pt idx="93">
                  <c:v>195.7184713</c:v>
                </c:pt>
                <c:pt idx="94">
                  <c:v>195.7704</c:v>
                </c:pt>
                <c:pt idx="95">
                  <c:v>195.8223287</c:v>
                </c:pt>
                <c:pt idx="96">
                  <c:v>195.8742575</c:v>
                </c:pt>
                <c:pt idx="97">
                  <c:v>195.9841685</c:v>
                </c:pt>
                <c:pt idx="98">
                  <c:v>196.1713893</c:v>
                </c:pt>
                <c:pt idx="99">
                  <c:v>196.3586101</c:v>
                </c:pt>
                <c:pt idx="100">
                  <c:v>196.5458309</c:v>
                </c:pt>
                <c:pt idx="101">
                  <c:v>196.7330516999997</c:v>
                </c:pt>
                <c:pt idx="102">
                  <c:v>196.7796651999987</c:v>
                </c:pt>
                <c:pt idx="103">
                  <c:v>196.8262786</c:v>
                </c:pt>
                <c:pt idx="104">
                  <c:v>196.8728921</c:v>
                </c:pt>
                <c:pt idx="105">
                  <c:v>196.9195056</c:v>
                </c:pt>
                <c:pt idx="106">
                  <c:v>196.9432711</c:v>
                </c:pt>
                <c:pt idx="107">
                  <c:v>196.9499007</c:v>
                </c:pt>
                <c:pt idx="108">
                  <c:v>196.9565303</c:v>
                </c:pt>
                <c:pt idx="109">
                  <c:v>196.9631599</c:v>
                </c:pt>
                <c:pt idx="110">
                  <c:v>197.0457208</c:v>
                </c:pt>
                <c:pt idx="111">
                  <c:v>197.2295234</c:v>
                </c:pt>
                <c:pt idx="112">
                  <c:v>197.4133259</c:v>
                </c:pt>
                <c:pt idx="113">
                  <c:v>197.5971285</c:v>
                </c:pt>
                <c:pt idx="114">
                  <c:v>197.780931</c:v>
                </c:pt>
                <c:pt idx="115">
                  <c:v>197.7227385</c:v>
                </c:pt>
                <c:pt idx="116">
                  <c:v>197.664546</c:v>
                </c:pt>
                <c:pt idx="117">
                  <c:v>197.6063534</c:v>
                </c:pt>
                <c:pt idx="118">
                  <c:v>197.5481609</c:v>
                </c:pt>
                <c:pt idx="119">
                  <c:v>197.5553137</c:v>
                </c:pt>
                <c:pt idx="120">
                  <c:v>197.5886046</c:v>
                </c:pt>
                <c:pt idx="121">
                  <c:v>197.6218954</c:v>
                </c:pt>
                <c:pt idx="122">
                  <c:v>197.6551863</c:v>
                </c:pt>
                <c:pt idx="123">
                  <c:v>197.692292</c:v>
                </c:pt>
                <c:pt idx="124">
                  <c:v>197.7389345</c:v>
                </c:pt>
                <c:pt idx="125">
                  <c:v>197.785577</c:v>
                </c:pt>
                <c:pt idx="126">
                  <c:v>197.8322195</c:v>
                </c:pt>
                <c:pt idx="127">
                  <c:v>197.8788621</c:v>
                </c:pt>
                <c:pt idx="128">
                  <c:v>197.9290378</c:v>
                </c:pt>
                <c:pt idx="129">
                  <c:v>197.9792136</c:v>
                </c:pt>
                <c:pt idx="130">
                  <c:v>198.0293893</c:v>
                </c:pt>
                <c:pt idx="131">
                  <c:v>198.0795650999999</c:v>
                </c:pt>
                <c:pt idx="132">
                  <c:v>198.1001057</c:v>
                </c:pt>
                <c:pt idx="133">
                  <c:v>198.0984199</c:v>
                </c:pt>
                <c:pt idx="134">
                  <c:v>198.0967341</c:v>
                </c:pt>
                <c:pt idx="135">
                  <c:v>198.0950484</c:v>
                </c:pt>
                <c:pt idx="136">
                  <c:v>198.1267184</c:v>
                </c:pt>
                <c:pt idx="137">
                  <c:v>198.358523</c:v>
                </c:pt>
                <c:pt idx="138">
                  <c:v>198.5903276</c:v>
                </c:pt>
                <c:pt idx="139">
                  <c:v>198.8221322</c:v>
                </c:pt>
                <c:pt idx="140">
                  <c:v>199.0539368</c:v>
                </c:pt>
                <c:pt idx="141">
                  <c:v>199.1481963</c:v>
                </c:pt>
                <c:pt idx="142">
                  <c:v>199.2195316999997</c:v>
                </c:pt>
                <c:pt idx="143">
                  <c:v>199.2908671</c:v>
                </c:pt>
                <c:pt idx="144">
                  <c:v>199.3622024</c:v>
                </c:pt>
                <c:pt idx="145">
                  <c:v>199.4313603</c:v>
                </c:pt>
                <c:pt idx="146">
                  <c:v>199.4976149</c:v>
                </c:pt>
                <c:pt idx="147">
                  <c:v>199.5638695</c:v>
                </c:pt>
                <c:pt idx="148">
                  <c:v>199.6301241</c:v>
                </c:pt>
                <c:pt idx="149">
                  <c:v>199.7190578</c:v>
                </c:pt>
                <c:pt idx="150">
                  <c:v>199.9440662</c:v>
                </c:pt>
                <c:pt idx="151">
                  <c:v>200.1690745</c:v>
                </c:pt>
                <c:pt idx="152">
                  <c:v>200.3940829</c:v>
                </c:pt>
                <c:pt idx="153">
                  <c:v>200.6190912</c:v>
                </c:pt>
                <c:pt idx="154">
                  <c:v>200.7382625</c:v>
                </c:pt>
                <c:pt idx="155">
                  <c:v>200.815099</c:v>
                </c:pt>
                <c:pt idx="156">
                  <c:v>200.8919355</c:v>
                </c:pt>
                <c:pt idx="157">
                  <c:v>200.968772</c:v>
                </c:pt>
                <c:pt idx="158">
                  <c:v>201.040053</c:v>
                </c:pt>
                <c:pt idx="159">
                  <c:v>201.0974452</c:v>
                </c:pt>
                <c:pt idx="160">
                  <c:v>201.1548374</c:v>
                </c:pt>
                <c:pt idx="161">
                  <c:v>201.2122297</c:v>
                </c:pt>
                <c:pt idx="162">
                  <c:v>201.2410473</c:v>
                </c:pt>
                <c:pt idx="163">
                  <c:v>201.1984283</c:v>
                </c:pt>
                <c:pt idx="164">
                  <c:v>201.1558092</c:v>
                </c:pt>
                <c:pt idx="165">
                  <c:v>201.1131902</c:v>
                </c:pt>
                <c:pt idx="166">
                  <c:v>201.0705712</c:v>
                </c:pt>
                <c:pt idx="167">
                  <c:v>201.0705712</c:v>
                </c:pt>
                <c:pt idx="168">
                  <c:v>201.0705712</c:v>
                </c:pt>
              </c:numCache>
            </c:numRef>
          </c:val>
          <c:smooth val="0"/>
        </c:ser>
        <c:ser>
          <c:idx val="32"/>
          <c:order val="32"/>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CPI!$AH$2:$AH$170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33"/>
          <c:order val="33"/>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CPI!$AI$2:$AI$170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34"/>
          <c:order val="34"/>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CPI!$AJ$2:$AJ$170</c:f>
              <c:numCache>
                <c:formatCode>General</c:formatCode>
                <c:ptCount val="169"/>
                <c:pt idx="0">
                  <c:v>135.3524608</c:v>
                </c:pt>
                <c:pt idx="1">
                  <c:v>135.4113076</c:v>
                </c:pt>
                <c:pt idx="2">
                  <c:v>135.4657781</c:v>
                </c:pt>
                <c:pt idx="3">
                  <c:v>135.5195191</c:v>
                </c:pt>
                <c:pt idx="4">
                  <c:v>135.5732602</c:v>
                </c:pt>
                <c:pt idx="5">
                  <c:v>135.6270013</c:v>
                </c:pt>
                <c:pt idx="6">
                  <c:v>135.6682247</c:v>
                </c:pt>
                <c:pt idx="7">
                  <c:v>135.7073618</c:v>
                </c:pt>
                <c:pt idx="8">
                  <c:v>135.7464988</c:v>
                </c:pt>
                <c:pt idx="9">
                  <c:v>135.7856359</c:v>
                </c:pt>
                <c:pt idx="10">
                  <c:v>135.82725</c:v>
                </c:pt>
                <c:pt idx="11">
                  <c:v>135.8721667</c:v>
                </c:pt>
                <c:pt idx="12">
                  <c:v>135.9170833</c:v>
                </c:pt>
                <c:pt idx="13">
                  <c:v>135.962</c:v>
                </c:pt>
                <c:pt idx="14">
                  <c:v>136.010394</c:v>
                </c:pt>
                <c:pt idx="15">
                  <c:v>136.0796520999997</c:v>
                </c:pt>
                <c:pt idx="16">
                  <c:v>136.1489101</c:v>
                </c:pt>
                <c:pt idx="17">
                  <c:v>136.2181682</c:v>
                </c:pt>
                <c:pt idx="18">
                  <c:v>136.2874263</c:v>
                </c:pt>
                <c:pt idx="19">
                  <c:v>136.3243393</c:v>
                </c:pt>
                <c:pt idx="20">
                  <c:v>136.3483143</c:v>
                </c:pt>
                <c:pt idx="21">
                  <c:v>136.3722893</c:v>
                </c:pt>
                <c:pt idx="22">
                  <c:v>136.3962643</c:v>
                </c:pt>
                <c:pt idx="23">
                  <c:v>136.4179827</c:v>
                </c:pt>
                <c:pt idx="24">
                  <c:v>136.4366924</c:v>
                </c:pt>
                <c:pt idx="25">
                  <c:v>136.4554021</c:v>
                </c:pt>
                <c:pt idx="26">
                  <c:v>136.4741118</c:v>
                </c:pt>
                <c:pt idx="27">
                  <c:v>136.4928214</c:v>
                </c:pt>
                <c:pt idx="28">
                  <c:v>136.5249182</c:v>
                </c:pt>
                <c:pt idx="29">
                  <c:v>136.557015</c:v>
                </c:pt>
                <c:pt idx="30">
                  <c:v>136.5891118</c:v>
                </c:pt>
                <c:pt idx="31">
                  <c:v>136.6212085</c:v>
                </c:pt>
                <c:pt idx="32">
                  <c:v>136.6338071</c:v>
                </c:pt>
                <c:pt idx="33">
                  <c:v>136.6317821</c:v>
                </c:pt>
                <c:pt idx="34">
                  <c:v>136.6297571</c:v>
                </c:pt>
                <c:pt idx="35">
                  <c:v>136.6277321</c:v>
                </c:pt>
                <c:pt idx="36">
                  <c:v>136.6401935</c:v>
                </c:pt>
                <c:pt idx="37">
                  <c:v>136.688871</c:v>
                </c:pt>
                <c:pt idx="38">
                  <c:v>136.7375484</c:v>
                </c:pt>
                <c:pt idx="39">
                  <c:v>136.7862258</c:v>
                </c:pt>
                <c:pt idx="40">
                  <c:v>136.8349032</c:v>
                </c:pt>
                <c:pt idx="41">
                  <c:v>136.7715714</c:v>
                </c:pt>
                <c:pt idx="42">
                  <c:v>136.6895714</c:v>
                </c:pt>
                <c:pt idx="43">
                  <c:v>136.6075714</c:v>
                </c:pt>
                <c:pt idx="44">
                  <c:v>136.5255714</c:v>
                </c:pt>
                <c:pt idx="45">
                  <c:v>136.5292811</c:v>
                </c:pt>
                <c:pt idx="46">
                  <c:v>136.597273</c:v>
                </c:pt>
                <c:pt idx="47">
                  <c:v>136.665265</c:v>
                </c:pt>
                <c:pt idx="48">
                  <c:v>136.7332569</c:v>
                </c:pt>
                <c:pt idx="49">
                  <c:v>136.803477</c:v>
                </c:pt>
                <c:pt idx="50">
                  <c:v>136.8870657</c:v>
                </c:pt>
                <c:pt idx="51">
                  <c:v>136.9706544</c:v>
                </c:pt>
                <c:pt idx="52">
                  <c:v>137.0542431</c:v>
                </c:pt>
                <c:pt idx="53">
                  <c:v>137.1378318</c:v>
                </c:pt>
                <c:pt idx="54">
                  <c:v>137.2511849</c:v>
                </c:pt>
                <c:pt idx="55">
                  <c:v>137.3764439</c:v>
                </c:pt>
                <c:pt idx="56">
                  <c:v>137.5017028</c:v>
                </c:pt>
                <c:pt idx="57">
                  <c:v>137.6269617</c:v>
                </c:pt>
                <c:pt idx="58">
                  <c:v>137.7398929</c:v>
                </c:pt>
                <c:pt idx="59">
                  <c:v>137.8478929</c:v>
                </c:pt>
                <c:pt idx="60">
                  <c:v>137.9558929</c:v>
                </c:pt>
                <c:pt idx="61">
                  <c:v>138.0638929</c:v>
                </c:pt>
                <c:pt idx="62">
                  <c:v>138.1646952</c:v>
                </c:pt>
                <c:pt idx="63">
                  <c:v>138.2475036</c:v>
                </c:pt>
                <c:pt idx="64">
                  <c:v>138.3303119</c:v>
                </c:pt>
                <c:pt idx="65">
                  <c:v>138.4131202</c:v>
                </c:pt>
                <c:pt idx="66">
                  <c:v>138.4959286</c:v>
                </c:pt>
                <c:pt idx="67">
                  <c:v>138.587106</c:v>
                </c:pt>
                <c:pt idx="68">
                  <c:v>138.6782834</c:v>
                </c:pt>
                <c:pt idx="69">
                  <c:v>138.7694608</c:v>
                </c:pt>
                <c:pt idx="70">
                  <c:v>138.8606382</c:v>
                </c:pt>
                <c:pt idx="71">
                  <c:v>139.0028333</c:v>
                </c:pt>
                <c:pt idx="72">
                  <c:v>139.1832917</c:v>
                </c:pt>
                <c:pt idx="73">
                  <c:v>139.36375</c:v>
                </c:pt>
                <c:pt idx="74">
                  <c:v>139.5442083</c:v>
                </c:pt>
                <c:pt idx="75">
                  <c:v>139.7006325</c:v>
                </c:pt>
                <c:pt idx="76">
                  <c:v>139.7969712</c:v>
                </c:pt>
                <c:pt idx="77">
                  <c:v>139.8933099</c:v>
                </c:pt>
                <c:pt idx="78">
                  <c:v>139.9896486</c:v>
                </c:pt>
                <c:pt idx="79">
                  <c:v>140.0859873</c:v>
                </c:pt>
                <c:pt idx="80">
                  <c:v>140.1289205</c:v>
                </c:pt>
                <c:pt idx="81">
                  <c:v>140.1629528</c:v>
                </c:pt>
                <c:pt idx="82">
                  <c:v>140.196985</c:v>
                </c:pt>
                <c:pt idx="83">
                  <c:v>140.2310173</c:v>
                </c:pt>
                <c:pt idx="84">
                  <c:v>140.2735</c:v>
                </c:pt>
                <c:pt idx="85">
                  <c:v>140.32725</c:v>
                </c:pt>
                <c:pt idx="86">
                  <c:v>140.381</c:v>
                </c:pt>
                <c:pt idx="87">
                  <c:v>140.43475</c:v>
                </c:pt>
                <c:pt idx="88">
                  <c:v>140.4784194</c:v>
                </c:pt>
                <c:pt idx="89">
                  <c:v>140.4616048</c:v>
                </c:pt>
                <c:pt idx="90">
                  <c:v>140.4447903</c:v>
                </c:pt>
                <c:pt idx="91">
                  <c:v>140.4279758</c:v>
                </c:pt>
                <c:pt idx="92">
                  <c:v>140.4111613</c:v>
                </c:pt>
                <c:pt idx="93">
                  <c:v>140.4127857</c:v>
                </c:pt>
                <c:pt idx="94">
                  <c:v>140.4217857</c:v>
                </c:pt>
                <c:pt idx="95">
                  <c:v>140.4307857</c:v>
                </c:pt>
                <c:pt idx="96">
                  <c:v>140.4397857</c:v>
                </c:pt>
                <c:pt idx="97">
                  <c:v>140.4700795</c:v>
                </c:pt>
                <c:pt idx="98">
                  <c:v>140.528765</c:v>
                </c:pt>
                <c:pt idx="99">
                  <c:v>140.5874505</c:v>
                </c:pt>
                <c:pt idx="100">
                  <c:v>140.6461359</c:v>
                </c:pt>
                <c:pt idx="101">
                  <c:v>140.7048214</c:v>
                </c:pt>
                <c:pt idx="102">
                  <c:v>140.8086118</c:v>
                </c:pt>
                <c:pt idx="103">
                  <c:v>140.9124021</c:v>
                </c:pt>
                <c:pt idx="104">
                  <c:v>141.0161924</c:v>
                </c:pt>
                <c:pt idx="105">
                  <c:v>141.1199827</c:v>
                </c:pt>
                <c:pt idx="106">
                  <c:v>141.2140357</c:v>
                </c:pt>
                <c:pt idx="107">
                  <c:v>141.3007857</c:v>
                </c:pt>
                <c:pt idx="108">
                  <c:v>141.3875357</c:v>
                </c:pt>
                <c:pt idx="109">
                  <c:v>141.4742857</c:v>
                </c:pt>
                <c:pt idx="110">
                  <c:v>141.55478</c:v>
                </c:pt>
                <c:pt idx="111">
                  <c:v>141.6269332</c:v>
                </c:pt>
                <c:pt idx="112">
                  <c:v>141.6990864</c:v>
                </c:pt>
                <c:pt idx="113">
                  <c:v>141.7712396</c:v>
                </c:pt>
                <c:pt idx="114">
                  <c:v>141.8433929</c:v>
                </c:pt>
                <c:pt idx="115">
                  <c:v>141.9015262</c:v>
                </c:pt>
                <c:pt idx="116">
                  <c:v>141.9596595</c:v>
                </c:pt>
                <c:pt idx="117">
                  <c:v>142.0177929</c:v>
                </c:pt>
                <c:pt idx="118">
                  <c:v>142.0759262</c:v>
                </c:pt>
                <c:pt idx="119">
                  <c:v>142.0970115</c:v>
                </c:pt>
                <c:pt idx="120">
                  <c:v>142.1032776</c:v>
                </c:pt>
                <c:pt idx="121">
                  <c:v>142.1095438</c:v>
                </c:pt>
                <c:pt idx="122">
                  <c:v>142.1158099</c:v>
                </c:pt>
                <c:pt idx="123">
                  <c:v>142.1292548</c:v>
                </c:pt>
                <c:pt idx="124">
                  <c:v>142.1606464</c:v>
                </c:pt>
                <c:pt idx="125">
                  <c:v>142.1920381</c:v>
                </c:pt>
                <c:pt idx="126">
                  <c:v>142.2234298</c:v>
                </c:pt>
                <c:pt idx="127">
                  <c:v>142.2548214</c:v>
                </c:pt>
                <c:pt idx="128">
                  <c:v>142.2337569</c:v>
                </c:pt>
                <c:pt idx="129">
                  <c:v>142.2126924</c:v>
                </c:pt>
                <c:pt idx="130">
                  <c:v>142.1916279</c:v>
                </c:pt>
                <c:pt idx="131">
                  <c:v>142.1705634</c:v>
                </c:pt>
                <c:pt idx="132">
                  <c:v>142.2157385</c:v>
                </c:pt>
                <c:pt idx="133">
                  <c:v>142.3105933</c:v>
                </c:pt>
                <c:pt idx="134">
                  <c:v>142.4054482</c:v>
                </c:pt>
                <c:pt idx="135">
                  <c:v>142.500303</c:v>
                </c:pt>
                <c:pt idx="136">
                  <c:v>142.5938833</c:v>
                </c:pt>
                <c:pt idx="137">
                  <c:v>142.6798167</c:v>
                </c:pt>
                <c:pt idx="138">
                  <c:v>142.76575</c:v>
                </c:pt>
                <c:pt idx="139">
                  <c:v>142.8516833</c:v>
                </c:pt>
                <c:pt idx="140">
                  <c:v>142.9376167</c:v>
                </c:pt>
                <c:pt idx="141">
                  <c:v>142.8633629</c:v>
                </c:pt>
                <c:pt idx="142">
                  <c:v>142.7624113</c:v>
                </c:pt>
                <c:pt idx="143">
                  <c:v>142.6614597</c:v>
                </c:pt>
                <c:pt idx="144">
                  <c:v>142.5605081</c:v>
                </c:pt>
                <c:pt idx="145">
                  <c:v>142.4928071</c:v>
                </c:pt>
                <c:pt idx="146">
                  <c:v>142.4694405</c:v>
                </c:pt>
                <c:pt idx="147">
                  <c:v>142.4460738</c:v>
                </c:pt>
                <c:pt idx="148">
                  <c:v>142.4227071</c:v>
                </c:pt>
                <c:pt idx="149">
                  <c:v>142.411735</c:v>
                </c:pt>
                <c:pt idx="150">
                  <c:v>142.4751302</c:v>
                </c:pt>
                <c:pt idx="151">
                  <c:v>142.5385253</c:v>
                </c:pt>
                <c:pt idx="152">
                  <c:v>142.6019205</c:v>
                </c:pt>
                <c:pt idx="153">
                  <c:v>142.6653157</c:v>
                </c:pt>
                <c:pt idx="154">
                  <c:v>142.7320173</c:v>
                </c:pt>
                <c:pt idx="155">
                  <c:v>142.8000415</c:v>
                </c:pt>
                <c:pt idx="156">
                  <c:v>142.8680657</c:v>
                </c:pt>
                <c:pt idx="157">
                  <c:v>142.9360899</c:v>
                </c:pt>
                <c:pt idx="158">
                  <c:v>142.9815995</c:v>
                </c:pt>
                <c:pt idx="159">
                  <c:v>142.9708227</c:v>
                </c:pt>
                <c:pt idx="160">
                  <c:v>142.9600459</c:v>
                </c:pt>
                <c:pt idx="161">
                  <c:v>142.9492691</c:v>
                </c:pt>
                <c:pt idx="162">
                  <c:v>142.9601382</c:v>
                </c:pt>
                <c:pt idx="163">
                  <c:v>143.0251221</c:v>
                </c:pt>
                <c:pt idx="164">
                  <c:v>143.090106</c:v>
                </c:pt>
                <c:pt idx="165">
                  <c:v>143.1550899</c:v>
                </c:pt>
                <c:pt idx="166">
                  <c:v>143.2200737</c:v>
                </c:pt>
                <c:pt idx="167">
                  <c:v>143.2200737</c:v>
                </c:pt>
                <c:pt idx="168">
                  <c:v>143.2200737</c:v>
                </c:pt>
              </c:numCache>
            </c:numRef>
          </c:val>
          <c:smooth val="0"/>
        </c:ser>
        <c:ser>
          <c:idx val="35"/>
          <c:order val="35"/>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CPI!$AK$2:$AK$170</c:f>
              <c:numCache>
                <c:formatCode>General</c:formatCode>
                <c:ptCount val="169"/>
                <c:pt idx="0">
                  <c:v>209.8529663</c:v>
                </c:pt>
                <c:pt idx="1">
                  <c:v>209.9970208</c:v>
                </c:pt>
                <c:pt idx="2">
                  <c:v>210.0451024</c:v>
                </c:pt>
                <c:pt idx="3">
                  <c:v>210.0771885</c:v>
                </c:pt>
                <c:pt idx="4">
                  <c:v>210.1092746</c:v>
                </c:pt>
                <c:pt idx="5">
                  <c:v>210.1413607</c:v>
                </c:pt>
                <c:pt idx="6">
                  <c:v>209.9803208</c:v>
                </c:pt>
                <c:pt idx="7">
                  <c:v>209.7870932</c:v>
                </c:pt>
                <c:pt idx="8">
                  <c:v>209.5938656</c:v>
                </c:pt>
                <c:pt idx="9">
                  <c:v>209.400638</c:v>
                </c:pt>
                <c:pt idx="10">
                  <c:v>209.2691428</c:v>
                </c:pt>
                <c:pt idx="11">
                  <c:v>209.2199574</c:v>
                </c:pt>
                <c:pt idx="12">
                  <c:v>209.170772</c:v>
                </c:pt>
                <c:pt idx="13">
                  <c:v>209.1215867</c:v>
                </c:pt>
                <c:pt idx="14">
                  <c:v>209.118536</c:v>
                </c:pt>
                <c:pt idx="15">
                  <c:v>209.3922937</c:v>
                </c:pt>
                <c:pt idx="16">
                  <c:v>209.6660514</c:v>
                </c:pt>
                <c:pt idx="17">
                  <c:v>209.9398091</c:v>
                </c:pt>
                <c:pt idx="18">
                  <c:v>210.2135668</c:v>
                </c:pt>
                <c:pt idx="19">
                  <c:v>210.2108417</c:v>
                </c:pt>
                <c:pt idx="20">
                  <c:v>210.0975233</c:v>
                </c:pt>
                <c:pt idx="21">
                  <c:v>209.984205</c:v>
                </c:pt>
                <c:pt idx="22">
                  <c:v>209.8708867</c:v>
                </c:pt>
                <c:pt idx="23">
                  <c:v>209.8630532</c:v>
                </c:pt>
                <c:pt idx="24">
                  <c:v>209.9958663</c:v>
                </c:pt>
                <c:pt idx="25">
                  <c:v>210.1286794</c:v>
                </c:pt>
                <c:pt idx="26">
                  <c:v>210.2614925</c:v>
                </c:pt>
                <c:pt idx="27">
                  <c:v>210.3943056</c:v>
                </c:pt>
                <c:pt idx="28">
                  <c:v>210.3617581</c:v>
                </c:pt>
                <c:pt idx="29">
                  <c:v>210.3292106</c:v>
                </c:pt>
                <c:pt idx="30">
                  <c:v>210.2966631</c:v>
                </c:pt>
                <c:pt idx="31">
                  <c:v>210.2641156</c:v>
                </c:pt>
                <c:pt idx="32">
                  <c:v>210.2924504</c:v>
                </c:pt>
                <c:pt idx="33">
                  <c:v>210.3664469</c:v>
                </c:pt>
                <c:pt idx="34">
                  <c:v>210.4404433</c:v>
                </c:pt>
                <c:pt idx="35">
                  <c:v>210.5144398</c:v>
                </c:pt>
                <c:pt idx="36">
                  <c:v>210.5805944</c:v>
                </c:pt>
                <c:pt idx="37">
                  <c:v>210.6271444</c:v>
                </c:pt>
                <c:pt idx="38">
                  <c:v>210.6736944</c:v>
                </c:pt>
                <c:pt idx="39">
                  <c:v>210.7202444</c:v>
                </c:pt>
                <c:pt idx="40">
                  <c:v>210.7667944</c:v>
                </c:pt>
                <c:pt idx="41">
                  <c:v>210.65429</c:v>
                </c:pt>
                <c:pt idx="42">
                  <c:v>210.5152765</c:v>
                </c:pt>
                <c:pt idx="43">
                  <c:v>210.376263</c:v>
                </c:pt>
                <c:pt idx="44">
                  <c:v>210.2372494</c:v>
                </c:pt>
                <c:pt idx="45">
                  <c:v>210.1787224</c:v>
                </c:pt>
                <c:pt idx="46">
                  <c:v>210.1805602</c:v>
                </c:pt>
                <c:pt idx="47">
                  <c:v>210.182398</c:v>
                </c:pt>
                <c:pt idx="48">
                  <c:v>210.1842358</c:v>
                </c:pt>
                <c:pt idx="49">
                  <c:v>210.2379731</c:v>
                </c:pt>
                <c:pt idx="50">
                  <c:v>210.6031072</c:v>
                </c:pt>
                <c:pt idx="51">
                  <c:v>210.9682412</c:v>
                </c:pt>
                <c:pt idx="52">
                  <c:v>211.3333753</c:v>
                </c:pt>
                <c:pt idx="53">
                  <c:v>211.6985093</c:v>
                </c:pt>
                <c:pt idx="54">
                  <c:v>212.0063522</c:v>
                </c:pt>
                <c:pt idx="55">
                  <c:v>212.2912786</c:v>
                </c:pt>
                <c:pt idx="56">
                  <c:v>212.576205</c:v>
                </c:pt>
                <c:pt idx="57">
                  <c:v>212.8611313</c:v>
                </c:pt>
                <c:pt idx="58">
                  <c:v>213.1096787</c:v>
                </c:pt>
                <c:pt idx="59">
                  <c:v>213.3436744</c:v>
                </c:pt>
                <c:pt idx="60">
                  <c:v>213.5776701</c:v>
                </c:pt>
                <c:pt idx="61">
                  <c:v>213.8116658</c:v>
                </c:pt>
                <c:pt idx="62">
                  <c:v>214.026217</c:v>
                </c:pt>
                <c:pt idx="63">
                  <c:v>214.1921572</c:v>
                </c:pt>
                <c:pt idx="64">
                  <c:v>214.3580974</c:v>
                </c:pt>
                <c:pt idx="65">
                  <c:v>214.5240376</c:v>
                </c:pt>
                <c:pt idx="66">
                  <c:v>214.6899778</c:v>
                </c:pt>
                <c:pt idx="67">
                  <c:v>214.465412</c:v>
                </c:pt>
                <c:pt idx="68">
                  <c:v>214.2408462</c:v>
                </c:pt>
                <c:pt idx="69">
                  <c:v>214.0162805</c:v>
                </c:pt>
                <c:pt idx="70">
                  <c:v>213.7917147</c:v>
                </c:pt>
                <c:pt idx="71">
                  <c:v>213.7481256</c:v>
                </c:pt>
                <c:pt idx="72">
                  <c:v>213.8402689</c:v>
                </c:pt>
                <c:pt idx="73">
                  <c:v>213.9324122</c:v>
                </c:pt>
                <c:pt idx="74">
                  <c:v>214.0245556</c:v>
                </c:pt>
                <c:pt idx="75">
                  <c:v>214.1083654</c:v>
                </c:pt>
                <c:pt idx="76">
                  <c:v>214.1713416</c:v>
                </c:pt>
                <c:pt idx="77">
                  <c:v>214.2343177</c:v>
                </c:pt>
                <c:pt idx="78">
                  <c:v>214.2972939</c:v>
                </c:pt>
                <c:pt idx="79">
                  <c:v>214.3602701</c:v>
                </c:pt>
                <c:pt idx="80">
                  <c:v>214.4239935</c:v>
                </c:pt>
                <c:pt idx="81">
                  <c:v>214.4878416</c:v>
                </c:pt>
                <c:pt idx="82">
                  <c:v>214.5516896</c:v>
                </c:pt>
                <c:pt idx="83">
                  <c:v>214.6155376</c:v>
                </c:pt>
                <c:pt idx="84">
                  <c:v>214.7934111</c:v>
                </c:pt>
                <c:pt idx="85">
                  <c:v>215.1233185</c:v>
                </c:pt>
                <c:pt idx="86">
                  <c:v>215.4532259</c:v>
                </c:pt>
                <c:pt idx="87">
                  <c:v>215.7831333</c:v>
                </c:pt>
                <c:pt idx="88">
                  <c:v>216.0885258</c:v>
                </c:pt>
                <c:pt idx="89">
                  <c:v>216.2468287</c:v>
                </c:pt>
                <c:pt idx="90">
                  <c:v>216.4051315</c:v>
                </c:pt>
                <c:pt idx="91">
                  <c:v>216.5634344</c:v>
                </c:pt>
                <c:pt idx="92">
                  <c:v>216.7217373</c:v>
                </c:pt>
                <c:pt idx="93">
                  <c:v>216.9395861</c:v>
                </c:pt>
                <c:pt idx="94">
                  <c:v>217.1812533</c:v>
                </c:pt>
                <c:pt idx="95">
                  <c:v>217.4229206</c:v>
                </c:pt>
                <c:pt idx="96">
                  <c:v>217.6645878</c:v>
                </c:pt>
                <c:pt idx="97">
                  <c:v>217.8781339</c:v>
                </c:pt>
                <c:pt idx="98">
                  <c:v>218.0541851</c:v>
                </c:pt>
                <c:pt idx="99">
                  <c:v>218.2302364</c:v>
                </c:pt>
                <c:pt idx="100">
                  <c:v>218.4062876</c:v>
                </c:pt>
                <c:pt idx="101">
                  <c:v>218.5823389</c:v>
                </c:pt>
                <c:pt idx="102">
                  <c:v>218.6755292</c:v>
                </c:pt>
                <c:pt idx="103">
                  <c:v>218.7687195</c:v>
                </c:pt>
                <c:pt idx="104">
                  <c:v>218.8619099</c:v>
                </c:pt>
                <c:pt idx="105">
                  <c:v>218.9551002</c:v>
                </c:pt>
                <c:pt idx="106">
                  <c:v>219.1148297</c:v>
                </c:pt>
                <c:pt idx="107">
                  <c:v>219.3244636</c:v>
                </c:pt>
                <c:pt idx="108">
                  <c:v>219.5340975</c:v>
                </c:pt>
                <c:pt idx="109">
                  <c:v>219.7437314</c:v>
                </c:pt>
                <c:pt idx="110">
                  <c:v>219.8956335</c:v>
                </c:pt>
                <c:pt idx="111">
                  <c:v>219.9705599</c:v>
                </c:pt>
                <c:pt idx="112">
                  <c:v>220.0454862</c:v>
                </c:pt>
                <c:pt idx="113">
                  <c:v>220.1204125</c:v>
                </c:pt>
                <c:pt idx="114">
                  <c:v>220.1953389</c:v>
                </c:pt>
                <c:pt idx="115">
                  <c:v>220.2483937</c:v>
                </c:pt>
                <c:pt idx="116">
                  <c:v>220.3014485</c:v>
                </c:pt>
                <c:pt idx="117">
                  <c:v>220.3545033</c:v>
                </c:pt>
                <c:pt idx="118">
                  <c:v>220.4075581</c:v>
                </c:pt>
                <c:pt idx="119">
                  <c:v>220.4252149</c:v>
                </c:pt>
                <c:pt idx="120">
                  <c:v>220.4287124</c:v>
                </c:pt>
                <c:pt idx="121">
                  <c:v>220.4322099</c:v>
                </c:pt>
                <c:pt idx="122">
                  <c:v>220.4357073</c:v>
                </c:pt>
                <c:pt idx="123">
                  <c:v>220.4494148</c:v>
                </c:pt>
                <c:pt idx="124">
                  <c:v>220.4886472</c:v>
                </c:pt>
                <c:pt idx="125">
                  <c:v>220.5278796</c:v>
                </c:pt>
                <c:pt idx="126">
                  <c:v>220.567112</c:v>
                </c:pt>
                <c:pt idx="127">
                  <c:v>220.6063444</c:v>
                </c:pt>
                <c:pt idx="128">
                  <c:v>220.6148749</c:v>
                </c:pt>
                <c:pt idx="129">
                  <c:v>220.6234054</c:v>
                </c:pt>
                <c:pt idx="130">
                  <c:v>220.6319358</c:v>
                </c:pt>
                <c:pt idx="131">
                  <c:v>220.6404663</c:v>
                </c:pt>
                <c:pt idx="132">
                  <c:v>220.7199609</c:v>
                </c:pt>
                <c:pt idx="133">
                  <c:v>220.8526787</c:v>
                </c:pt>
                <c:pt idx="134">
                  <c:v>220.9853964</c:v>
                </c:pt>
                <c:pt idx="135">
                  <c:v>221.1181142</c:v>
                </c:pt>
                <c:pt idx="136">
                  <c:v>221.2601207</c:v>
                </c:pt>
                <c:pt idx="137">
                  <c:v>221.4578604</c:v>
                </c:pt>
                <c:pt idx="138">
                  <c:v>221.6556</c:v>
                </c:pt>
                <c:pt idx="139">
                  <c:v>221.8533396</c:v>
                </c:pt>
                <c:pt idx="140">
                  <c:v>222.0510793</c:v>
                </c:pt>
                <c:pt idx="141">
                  <c:v>222.0951719</c:v>
                </c:pt>
                <c:pt idx="142">
                  <c:v>222.1136566</c:v>
                </c:pt>
                <c:pt idx="143">
                  <c:v>222.1321414</c:v>
                </c:pt>
                <c:pt idx="144">
                  <c:v>222.1506262</c:v>
                </c:pt>
                <c:pt idx="145">
                  <c:v>222.1817339</c:v>
                </c:pt>
                <c:pt idx="146">
                  <c:v>222.2296722</c:v>
                </c:pt>
                <c:pt idx="147">
                  <c:v>222.2776106</c:v>
                </c:pt>
                <c:pt idx="148">
                  <c:v>222.3255489</c:v>
                </c:pt>
                <c:pt idx="149">
                  <c:v>222.3838038</c:v>
                </c:pt>
                <c:pt idx="150">
                  <c:v>222.5039579</c:v>
                </c:pt>
                <c:pt idx="151">
                  <c:v>222.624112</c:v>
                </c:pt>
                <c:pt idx="152">
                  <c:v>222.7442661</c:v>
                </c:pt>
                <c:pt idx="153">
                  <c:v>222.8644203</c:v>
                </c:pt>
                <c:pt idx="154">
                  <c:v>222.9006165</c:v>
                </c:pt>
                <c:pt idx="155">
                  <c:v>222.9032296</c:v>
                </c:pt>
                <c:pt idx="156">
                  <c:v>222.9058427</c:v>
                </c:pt>
                <c:pt idx="157">
                  <c:v>222.9084557</c:v>
                </c:pt>
                <c:pt idx="158">
                  <c:v>222.9512794</c:v>
                </c:pt>
                <c:pt idx="159">
                  <c:v>223.0946294</c:v>
                </c:pt>
                <c:pt idx="160">
                  <c:v>223.2379794</c:v>
                </c:pt>
                <c:pt idx="161">
                  <c:v>223.3813294</c:v>
                </c:pt>
                <c:pt idx="162">
                  <c:v>223.5072315</c:v>
                </c:pt>
                <c:pt idx="163">
                  <c:v>223.5895142</c:v>
                </c:pt>
                <c:pt idx="164">
                  <c:v>223.6717968</c:v>
                </c:pt>
                <c:pt idx="165">
                  <c:v>223.7540794</c:v>
                </c:pt>
                <c:pt idx="166">
                  <c:v>223.836362</c:v>
                </c:pt>
                <c:pt idx="167">
                  <c:v>223.836362</c:v>
                </c:pt>
                <c:pt idx="168">
                  <c:v>223.836362</c:v>
                </c:pt>
              </c:numCache>
            </c:numRef>
          </c:val>
          <c:smooth val="0"/>
        </c:ser>
        <c:ser>
          <c:idx val="36"/>
          <c:order val="36"/>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CPI!$AL$2:$AL$170</c:f>
              <c:numCache>
                <c:formatCode>General</c:formatCode>
                <c:ptCount val="169"/>
                <c:pt idx="0">
                  <c:v>209.8529663</c:v>
                </c:pt>
                <c:pt idx="1">
                  <c:v>209.9970208</c:v>
                </c:pt>
                <c:pt idx="2">
                  <c:v>210.0451024</c:v>
                </c:pt>
                <c:pt idx="3">
                  <c:v>210.0771885</c:v>
                </c:pt>
                <c:pt idx="4">
                  <c:v>210.1092746</c:v>
                </c:pt>
                <c:pt idx="5">
                  <c:v>210.1413607</c:v>
                </c:pt>
                <c:pt idx="6">
                  <c:v>209.9803208</c:v>
                </c:pt>
                <c:pt idx="7">
                  <c:v>209.7870932</c:v>
                </c:pt>
                <c:pt idx="8">
                  <c:v>209.5938656</c:v>
                </c:pt>
                <c:pt idx="9">
                  <c:v>209.400638</c:v>
                </c:pt>
                <c:pt idx="10">
                  <c:v>209.2691428</c:v>
                </c:pt>
                <c:pt idx="11">
                  <c:v>209.2199574</c:v>
                </c:pt>
                <c:pt idx="12">
                  <c:v>209.170772</c:v>
                </c:pt>
                <c:pt idx="13">
                  <c:v>209.1215867</c:v>
                </c:pt>
                <c:pt idx="14">
                  <c:v>209.118536</c:v>
                </c:pt>
                <c:pt idx="15">
                  <c:v>209.3922937</c:v>
                </c:pt>
                <c:pt idx="16">
                  <c:v>209.6660514</c:v>
                </c:pt>
                <c:pt idx="17">
                  <c:v>209.9398091</c:v>
                </c:pt>
                <c:pt idx="18">
                  <c:v>210.2135668</c:v>
                </c:pt>
                <c:pt idx="19">
                  <c:v>210.2108417</c:v>
                </c:pt>
                <c:pt idx="20">
                  <c:v>210.0975233</c:v>
                </c:pt>
                <c:pt idx="21">
                  <c:v>209.984205</c:v>
                </c:pt>
                <c:pt idx="22">
                  <c:v>209.8708867</c:v>
                </c:pt>
                <c:pt idx="23">
                  <c:v>209.8630532</c:v>
                </c:pt>
                <c:pt idx="24">
                  <c:v>209.9958663</c:v>
                </c:pt>
                <c:pt idx="25">
                  <c:v>210.1286794</c:v>
                </c:pt>
                <c:pt idx="26">
                  <c:v>210.2614925</c:v>
                </c:pt>
                <c:pt idx="27">
                  <c:v>210.3943056</c:v>
                </c:pt>
                <c:pt idx="28">
                  <c:v>210.3617581</c:v>
                </c:pt>
                <c:pt idx="29">
                  <c:v>210.3292106</c:v>
                </c:pt>
                <c:pt idx="30">
                  <c:v>210.2966631</c:v>
                </c:pt>
                <c:pt idx="31">
                  <c:v>210.2641156</c:v>
                </c:pt>
                <c:pt idx="32">
                  <c:v>210.2924504</c:v>
                </c:pt>
                <c:pt idx="33">
                  <c:v>210.3664469</c:v>
                </c:pt>
                <c:pt idx="34">
                  <c:v>210.4404433</c:v>
                </c:pt>
                <c:pt idx="35">
                  <c:v>210.5144398</c:v>
                </c:pt>
                <c:pt idx="36">
                  <c:v>210.5805944</c:v>
                </c:pt>
                <c:pt idx="37">
                  <c:v>210.6271444</c:v>
                </c:pt>
                <c:pt idx="38">
                  <c:v>210.6736944</c:v>
                </c:pt>
                <c:pt idx="39">
                  <c:v>210.7202444</c:v>
                </c:pt>
                <c:pt idx="40">
                  <c:v>210.7667944</c:v>
                </c:pt>
                <c:pt idx="41">
                  <c:v>210.65429</c:v>
                </c:pt>
                <c:pt idx="42">
                  <c:v>210.5152765</c:v>
                </c:pt>
                <c:pt idx="43">
                  <c:v>210.376263</c:v>
                </c:pt>
                <c:pt idx="44">
                  <c:v>210.2372494</c:v>
                </c:pt>
                <c:pt idx="45">
                  <c:v>210.1787224</c:v>
                </c:pt>
                <c:pt idx="46">
                  <c:v>210.1805602</c:v>
                </c:pt>
                <c:pt idx="47">
                  <c:v>210.182398</c:v>
                </c:pt>
                <c:pt idx="48">
                  <c:v>210.1842358</c:v>
                </c:pt>
                <c:pt idx="49">
                  <c:v>210.2379731</c:v>
                </c:pt>
                <c:pt idx="50">
                  <c:v>210.6031072</c:v>
                </c:pt>
                <c:pt idx="51">
                  <c:v>210.9682412</c:v>
                </c:pt>
                <c:pt idx="52">
                  <c:v>211.3333753</c:v>
                </c:pt>
                <c:pt idx="53">
                  <c:v>211.6985093</c:v>
                </c:pt>
                <c:pt idx="54">
                  <c:v>212.0063522</c:v>
                </c:pt>
                <c:pt idx="55">
                  <c:v>212.2912786</c:v>
                </c:pt>
                <c:pt idx="56">
                  <c:v>212.576205</c:v>
                </c:pt>
                <c:pt idx="57">
                  <c:v>212.8611313</c:v>
                </c:pt>
                <c:pt idx="58">
                  <c:v>213.1096787</c:v>
                </c:pt>
                <c:pt idx="59">
                  <c:v>213.3436744</c:v>
                </c:pt>
                <c:pt idx="60">
                  <c:v>213.5776701</c:v>
                </c:pt>
                <c:pt idx="61">
                  <c:v>213.8116658</c:v>
                </c:pt>
                <c:pt idx="62">
                  <c:v>214.026217</c:v>
                </c:pt>
                <c:pt idx="63">
                  <c:v>214.1921572</c:v>
                </c:pt>
                <c:pt idx="64">
                  <c:v>214.3580974</c:v>
                </c:pt>
                <c:pt idx="65">
                  <c:v>214.5240376</c:v>
                </c:pt>
                <c:pt idx="66">
                  <c:v>214.6899778</c:v>
                </c:pt>
                <c:pt idx="67">
                  <c:v>214.465412</c:v>
                </c:pt>
                <c:pt idx="68">
                  <c:v>214.2408462</c:v>
                </c:pt>
                <c:pt idx="69">
                  <c:v>214.0162805</c:v>
                </c:pt>
                <c:pt idx="70">
                  <c:v>213.7917147</c:v>
                </c:pt>
                <c:pt idx="71">
                  <c:v>213.7481256</c:v>
                </c:pt>
                <c:pt idx="72">
                  <c:v>213.8402689</c:v>
                </c:pt>
                <c:pt idx="73">
                  <c:v>213.9324122</c:v>
                </c:pt>
                <c:pt idx="74">
                  <c:v>214.0245556</c:v>
                </c:pt>
                <c:pt idx="75">
                  <c:v>214.1083654</c:v>
                </c:pt>
                <c:pt idx="76">
                  <c:v>214.1713416</c:v>
                </c:pt>
                <c:pt idx="77">
                  <c:v>214.2343177</c:v>
                </c:pt>
                <c:pt idx="78">
                  <c:v>214.2972939</c:v>
                </c:pt>
                <c:pt idx="79">
                  <c:v>214.3602701</c:v>
                </c:pt>
                <c:pt idx="80">
                  <c:v>214.4239935</c:v>
                </c:pt>
                <c:pt idx="81">
                  <c:v>214.4878416</c:v>
                </c:pt>
                <c:pt idx="82">
                  <c:v>214.5516896</c:v>
                </c:pt>
                <c:pt idx="83">
                  <c:v>214.6155376</c:v>
                </c:pt>
                <c:pt idx="84">
                  <c:v>214.7934111</c:v>
                </c:pt>
                <c:pt idx="85">
                  <c:v>215.1233185</c:v>
                </c:pt>
                <c:pt idx="86">
                  <c:v>215.4532259</c:v>
                </c:pt>
                <c:pt idx="87">
                  <c:v>215.7831333</c:v>
                </c:pt>
                <c:pt idx="88">
                  <c:v>216.0885258</c:v>
                </c:pt>
                <c:pt idx="89">
                  <c:v>216.2468287</c:v>
                </c:pt>
                <c:pt idx="90">
                  <c:v>216.4051315</c:v>
                </c:pt>
                <c:pt idx="91">
                  <c:v>216.5634344</c:v>
                </c:pt>
                <c:pt idx="92">
                  <c:v>216.7217373</c:v>
                </c:pt>
                <c:pt idx="93">
                  <c:v>216.9395861</c:v>
                </c:pt>
                <c:pt idx="94">
                  <c:v>217.1812533</c:v>
                </c:pt>
                <c:pt idx="95">
                  <c:v>217.4229206</c:v>
                </c:pt>
                <c:pt idx="96">
                  <c:v>217.6645878</c:v>
                </c:pt>
                <c:pt idx="97">
                  <c:v>217.8781339</c:v>
                </c:pt>
                <c:pt idx="98">
                  <c:v>218.0541851</c:v>
                </c:pt>
                <c:pt idx="99">
                  <c:v>218.2302364</c:v>
                </c:pt>
                <c:pt idx="100">
                  <c:v>218.4062876</c:v>
                </c:pt>
                <c:pt idx="101">
                  <c:v>218.5823389</c:v>
                </c:pt>
                <c:pt idx="102">
                  <c:v>218.6755292</c:v>
                </c:pt>
                <c:pt idx="103">
                  <c:v>218.7687195</c:v>
                </c:pt>
                <c:pt idx="104">
                  <c:v>218.8619099</c:v>
                </c:pt>
                <c:pt idx="105">
                  <c:v>218.9551002</c:v>
                </c:pt>
                <c:pt idx="106">
                  <c:v>219.1148297</c:v>
                </c:pt>
                <c:pt idx="107">
                  <c:v>219.3244636</c:v>
                </c:pt>
                <c:pt idx="108">
                  <c:v>219.5340975</c:v>
                </c:pt>
                <c:pt idx="109">
                  <c:v>219.7437314</c:v>
                </c:pt>
                <c:pt idx="110">
                  <c:v>219.8956335</c:v>
                </c:pt>
                <c:pt idx="111">
                  <c:v>219.9705599</c:v>
                </c:pt>
                <c:pt idx="112">
                  <c:v>220.0454862</c:v>
                </c:pt>
                <c:pt idx="113">
                  <c:v>220.1204125</c:v>
                </c:pt>
                <c:pt idx="114">
                  <c:v>220.1953389</c:v>
                </c:pt>
                <c:pt idx="115">
                  <c:v>220.2483937</c:v>
                </c:pt>
                <c:pt idx="116">
                  <c:v>220.3014485</c:v>
                </c:pt>
                <c:pt idx="117">
                  <c:v>220.3545033</c:v>
                </c:pt>
                <c:pt idx="118">
                  <c:v>220.4075581</c:v>
                </c:pt>
                <c:pt idx="119">
                  <c:v>220.4252149</c:v>
                </c:pt>
                <c:pt idx="120">
                  <c:v>220.4287124</c:v>
                </c:pt>
                <c:pt idx="121">
                  <c:v>220.4322099</c:v>
                </c:pt>
                <c:pt idx="122">
                  <c:v>220.4357073</c:v>
                </c:pt>
                <c:pt idx="123">
                  <c:v>220.4494148</c:v>
                </c:pt>
                <c:pt idx="124">
                  <c:v>220.4886472</c:v>
                </c:pt>
                <c:pt idx="125">
                  <c:v>220.5278796</c:v>
                </c:pt>
                <c:pt idx="126">
                  <c:v>220.567112</c:v>
                </c:pt>
                <c:pt idx="127">
                  <c:v>220.6063444</c:v>
                </c:pt>
                <c:pt idx="128">
                  <c:v>220.6148749</c:v>
                </c:pt>
                <c:pt idx="129">
                  <c:v>220.6234054</c:v>
                </c:pt>
                <c:pt idx="130">
                  <c:v>220.6319358</c:v>
                </c:pt>
                <c:pt idx="131">
                  <c:v>220.6404663</c:v>
                </c:pt>
                <c:pt idx="132">
                  <c:v>220.7199609</c:v>
                </c:pt>
                <c:pt idx="133">
                  <c:v>220.8526787</c:v>
                </c:pt>
                <c:pt idx="134">
                  <c:v>220.9853964</c:v>
                </c:pt>
                <c:pt idx="135">
                  <c:v>221.1181142</c:v>
                </c:pt>
                <c:pt idx="136">
                  <c:v>221.2601207</c:v>
                </c:pt>
                <c:pt idx="137">
                  <c:v>221.4578604</c:v>
                </c:pt>
                <c:pt idx="138">
                  <c:v>221.6556</c:v>
                </c:pt>
                <c:pt idx="139">
                  <c:v>221.8533396</c:v>
                </c:pt>
                <c:pt idx="140">
                  <c:v>222.0510793</c:v>
                </c:pt>
                <c:pt idx="141">
                  <c:v>222.0951719</c:v>
                </c:pt>
                <c:pt idx="142">
                  <c:v>222.1136566</c:v>
                </c:pt>
                <c:pt idx="143">
                  <c:v>222.1321414</c:v>
                </c:pt>
                <c:pt idx="144">
                  <c:v>222.1506262</c:v>
                </c:pt>
                <c:pt idx="145">
                  <c:v>222.1817339</c:v>
                </c:pt>
                <c:pt idx="146">
                  <c:v>222.2296722</c:v>
                </c:pt>
                <c:pt idx="147">
                  <c:v>222.2776106</c:v>
                </c:pt>
                <c:pt idx="148">
                  <c:v>222.3255489</c:v>
                </c:pt>
                <c:pt idx="149">
                  <c:v>222.3838038</c:v>
                </c:pt>
                <c:pt idx="150">
                  <c:v>222.5039579</c:v>
                </c:pt>
                <c:pt idx="151">
                  <c:v>222.624112</c:v>
                </c:pt>
                <c:pt idx="152">
                  <c:v>222.7442661</c:v>
                </c:pt>
                <c:pt idx="153">
                  <c:v>222.8644203</c:v>
                </c:pt>
                <c:pt idx="154">
                  <c:v>222.9006165</c:v>
                </c:pt>
                <c:pt idx="155">
                  <c:v>222.9032296</c:v>
                </c:pt>
                <c:pt idx="156">
                  <c:v>222.9058427</c:v>
                </c:pt>
                <c:pt idx="157">
                  <c:v>222.9084557</c:v>
                </c:pt>
                <c:pt idx="158">
                  <c:v>222.9512794</c:v>
                </c:pt>
                <c:pt idx="159">
                  <c:v>223.0946294</c:v>
                </c:pt>
                <c:pt idx="160">
                  <c:v>223.2379794</c:v>
                </c:pt>
                <c:pt idx="161">
                  <c:v>223.3813294</c:v>
                </c:pt>
                <c:pt idx="162">
                  <c:v>223.5072315</c:v>
                </c:pt>
                <c:pt idx="163">
                  <c:v>223.5895142</c:v>
                </c:pt>
                <c:pt idx="164">
                  <c:v>223.6717968</c:v>
                </c:pt>
                <c:pt idx="165">
                  <c:v>223.7540794</c:v>
                </c:pt>
                <c:pt idx="166">
                  <c:v>223.836362</c:v>
                </c:pt>
                <c:pt idx="167">
                  <c:v>223.836362</c:v>
                </c:pt>
                <c:pt idx="168">
                  <c:v>223.836362</c:v>
                </c:pt>
              </c:numCache>
            </c:numRef>
          </c:val>
          <c:smooth val="0"/>
        </c:ser>
        <c:ser>
          <c:idx val="37"/>
          <c:order val="37"/>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CPI!$AM$2:$AM$170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38"/>
          <c:order val="38"/>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CPI!$AN$2:$AN$170</c:f>
              <c:numCache>
                <c:formatCode>General</c:formatCode>
                <c:ptCount val="169"/>
                <c:pt idx="0">
                  <c:v>131.5279032</c:v>
                </c:pt>
                <c:pt idx="1">
                  <c:v>131.5866129</c:v>
                </c:pt>
                <c:pt idx="2">
                  <c:v>131.637</c:v>
                </c:pt>
                <c:pt idx="3">
                  <c:v>131.686</c:v>
                </c:pt>
                <c:pt idx="4">
                  <c:v>131.735</c:v>
                </c:pt>
                <c:pt idx="5">
                  <c:v>131.784</c:v>
                </c:pt>
                <c:pt idx="6">
                  <c:v>131.8242903</c:v>
                </c:pt>
                <c:pt idx="7">
                  <c:v>131.863129</c:v>
                </c:pt>
                <c:pt idx="8">
                  <c:v>131.9019677</c:v>
                </c:pt>
                <c:pt idx="9">
                  <c:v>131.9408065</c:v>
                </c:pt>
                <c:pt idx="10">
                  <c:v>131.9809</c:v>
                </c:pt>
                <c:pt idx="11">
                  <c:v>132.0226667</c:v>
                </c:pt>
                <c:pt idx="12">
                  <c:v>132.0644333</c:v>
                </c:pt>
                <c:pt idx="13">
                  <c:v>132.1062</c:v>
                </c:pt>
                <c:pt idx="14">
                  <c:v>132.152129</c:v>
                </c:pt>
                <c:pt idx="15">
                  <c:v>132.2230323</c:v>
                </c:pt>
                <c:pt idx="16">
                  <c:v>132.2939355</c:v>
                </c:pt>
                <c:pt idx="17">
                  <c:v>132.3648387</c:v>
                </c:pt>
                <c:pt idx="18">
                  <c:v>132.4357419</c:v>
                </c:pt>
                <c:pt idx="19">
                  <c:v>132.4733333</c:v>
                </c:pt>
                <c:pt idx="20">
                  <c:v>132.4976</c:v>
                </c:pt>
                <c:pt idx="21">
                  <c:v>132.5218667</c:v>
                </c:pt>
                <c:pt idx="22">
                  <c:v>132.5461333</c:v>
                </c:pt>
                <c:pt idx="23">
                  <c:v>132.5667742</c:v>
                </c:pt>
                <c:pt idx="24">
                  <c:v>132.5825806</c:v>
                </c:pt>
                <c:pt idx="25">
                  <c:v>132.5983871</c:v>
                </c:pt>
                <c:pt idx="26">
                  <c:v>132.6141935</c:v>
                </c:pt>
                <c:pt idx="27">
                  <c:v>132.63</c:v>
                </c:pt>
                <c:pt idx="28">
                  <c:v>132.6616129</c:v>
                </c:pt>
                <c:pt idx="29">
                  <c:v>132.6932258</c:v>
                </c:pt>
                <c:pt idx="30">
                  <c:v>132.7248387</c:v>
                </c:pt>
                <c:pt idx="31">
                  <c:v>132.7564516</c:v>
                </c:pt>
                <c:pt idx="32">
                  <c:v>132.7670667</c:v>
                </c:pt>
                <c:pt idx="33">
                  <c:v>132.7619333</c:v>
                </c:pt>
                <c:pt idx="34">
                  <c:v>132.7568</c:v>
                </c:pt>
                <c:pt idx="35">
                  <c:v>132.7516667</c:v>
                </c:pt>
                <c:pt idx="36">
                  <c:v>132.7633548</c:v>
                </c:pt>
                <c:pt idx="37">
                  <c:v>132.8170968</c:v>
                </c:pt>
                <c:pt idx="38">
                  <c:v>132.8708387</c:v>
                </c:pt>
                <c:pt idx="39">
                  <c:v>132.9245806</c:v>
                </c:pt>
                <c:pt idx="40">
                  <c:v>132.9783226</c:v>
                </c:pt>
                <c:pt idx="41">
                  <c:v>132.9172</c:v>
                </c:pt>
                <c:pt idx="42">
                  <c:v>132.8369333</c:v>
                </c:pt>
                <c:pt idx="43">
                  <c:v>132.7566667</c:v>
                </c:pt>
                <c:pt idx="44">
                  <c:v>132.6764</c:v>
                </c:pt>
                <c:pt idx="45">
                  <c:v>132.6804516</c:v>
                </c:pt>
                <c:pt idx="46">
                  <c:v>132.7477419</c:v>
                </c:pt>
                <c:pt idx="47">
                  <c:v>132.8150323</c:v>
                </c:pt>
                <c:pt idx="48">
                  <c:v>132.8823226</c:v>
                </c:pt>
                <c:pt idx="49">
                  <c:v>132.9510645</c:v>
                </c:pt>
                <c:pt idx="50">
                  <c:v>133.0285161</c:v>
                </c:pt>
                <c:pt idx="51">
                  <c:v>133.1059677</c:v>
                </c:pt>
                <c:pt idx="52">
                  <c:v>133.1834194</c:v>
                </c:pt>
                <c:pt idx="53">
                  <c:v>133.260871</c:v>
                </c:pt>
                <c:pt idx="54">
                  <c:v>133.3701429</c:v>
                </c:pt>
                <c:pt idx="55">
                  <c:v>133.4921429</c:v>
                </c:pt>
                <c:pt idx="56">
                  <c:v>133.6141429</c:v>
                </c:pt>
                <c:pt idx="57">
                  <c:v>133.7361429</c:v>
                </c:pt>
                <c:pt idx="58">
                  <c:v>133.8492258</c:v>
                </c:pt>
                <c:pt idx="59">
                  <c:v>133.9587419</c:v>
                </c:pt>
                <c:pt idx="60">
                  <c:v>134.0682581</c:v>
                </c:pt>
                <c:pt idx="61">
                  <c:v>134.1777742</c:v>
                </c:pt>
                <c:pt idx="62">
                  <c:v>134.2784667</c:v>
                </c:pt>
                <c:pt idx="63">
                  <c:v>134.3571</c:v>
                </c:pt>
                <c:pt idx="64">
                  <c:v>134.4357333</c:v>
                </c:pt>
                <c:pt idx="65">
                  <c:v>134.5143667</c:v>
                </c:pt>
                <c:pt idx="66">
                  <c:v>134.593</c:v>
                </c:pt>
                <c:pt idx="67">
                  <c:v>134.6803871</c:v>
                </c:pt>
                <c:pt idx="68">
                  <c:v>134.7677742</c:v>
                </c:pt>
                <c:pt idx="69">
                  <c:v>134.8551613</c:v>
                </c:pt>
                <c:pt idx="70">
                  <c:v>134.9425484</c:v>
                </c:pt>
                <c:pt idx="71">
                  <c:v>135.0837333</c:v>
                </c:pt>
                <c:pt idx="72">
                  <c:v>135.2652667</c:v>
                </c:pt>
                <c:pt idx="73">
                  <c:v>135.4468</c:v>
                </c:pt>
                <c:pt idx="74">
                  <c:v>135.6283333</c:v>
                </c:pt>
                <c:pt idx="75">
                  <c:v>135.7837419</c:v>
                </c:pt>
                <c:pt idx="76">
                  <c:v>135.8738387</c:v>
                </c:pt>
                <c:pt idx="77">
                  <c:v>135.9639355</c:v>
                </c:pt>
                <c:pt idx="78">
                  <c:v>136.0540323</c:v>
                </c:pt>
                <c:pt idx="79">
                  <c:v>136.144129</c:v>
                </c:pt>
                <c:pt idx="80">
                  <c:v>136.183129</c:v>
                </c:pt>
                <c:pt idx="81">
                  <c:v>136.2136129</c:v>
                </c:pt>
                <c:pt idx="82">
                  <c:v>136.2440968</c:v>
                </c:pt>
                <c:pt idx="83">
                  <c:v>136.2745806</c:v>
                </c:pt>
                <c:pt idx="84">
                  <c:v>136.3145</c:v>
                </c:pt>
                <c:pt idx="85">
                  <c:v>136.367</c:v>
                </c:pt>
                <c:pt idx="86">
                  <c:v>136.4195</c:v>
                </c:pt>
                <c:pt idx="87">
                  <c:v>136.472</c:v>
                </c:pt>
                <c:pt idx="88">
                  <c:v>136.5150968</c:v>
                </c:pt>
                <c:pt idx="89">
                  <c:v>136.5017742</c:v>
                </c:pt>
                <c:pt idx="90">
                  <c:v>136.4884516</c:v>
                </c:pt>
                <c:pt idx="91">
                  <c:v>136.475129</c:v>
                </c:pt>
                <c:pt idx="92">
                  <c:v>136.4618065</c:v>
                </c:pt>
                <c:pt idx="93">
                  <c:v>136.4666667</c:v>
                </c:pt>
                <c:pt idx="94">
                  <c:v>136.4788</c:v>
                </c:pt>
                <c:pt idx="95">
                  <c:v>136.4909333</c:v>
                </c:pt>
                <c:pt idx="96">
                  <c:v>136.5030667</c:v>
                </c:pt>
                <c:pt idx="97">
                  <c:v>136.5335161</c:v>
                </c:pt>
                <c:pt idx="98">
                  <c:v>136.5883871</c:v>
                </c:pt>
                <c:pt idx="99">
                  <c:v>136.6432581</c:v>
                </c:pt>
                <c:pt idx="100">
                  <c:v>136.698129</c:v>
                </c:pt>
                <c:pt idx="101">
                  <c:v>136.753</c:v>
                </c:pt>
                <c:pt idx="102">
                  <c:v>136.8564194</c:v>
                </c:pt>
                <c:pt idx="103">
                  <c:v>136.9598387</c:v>
                </c:pt>
                <c:pt idx="104">
                  <c:v>137.0632581</c:v>
                </c:pt>
                <c:pt idx="105">
                  <c:v>137.1666774</c:v>
                </c:pt>
                <c:pt idx="106">
                  <c:v>137.2583103</c:v>
                </c:pt>
                <c:pt idx="107">
                  <c:v>137.3411034</c:v>
                </c:pt>
                <c:pt idx="108">
                  <c:v>137.4238966</c:v>
                </c:pt>
                <c:pt idx="109">
                  <c:v>137.5066897</c:v>
                </c:pt>
                <c:pt idx="110">
                  <c:v>137.5843871</c:v>
                </c:pt>
                <c:pt idx="111">
                  <c:v>137.6552903</c:v>
                </c:pt>
                <c:pt idx="112">
                  <c:v>137.7261935</c:v>
                </c:pt>
                <c:pt idx="113">
                  <c:v>137.7970968</c:v>
                </c:pt>
                <c:pt idx="114">
                  <c:v>137.868</c:v>
                </c:pt>
                <c:pt idx="115">
                  <c:v>137.9230667</c:v>
                </c:pt>
                <c:pt idx="116">
                  <c:v>137.9781333</c:v>
                </c:pt>
                <c:pt idx="117">
                  <c:v>138.0332</c:v>
                </c:pt>
                <c:pt idx="118">
                  <c:v>138.0882667</c:v>
                </c:pt>
                <c:pt idx="119">
                  <c:v>138.1065806</c:v>
                </c:pt>
                <c:pt idx="120">
                  <c:v>138.1101935</c:v>
                </c:pt>
                <c:pt idx="121">
                  <c:v>138.1138065</c:v>
                </c:pt>
                <c:pt idx="122">
                  <c:v>138.1174194</c:v>
                </c:pt>
                <c:pt idx="123">
                  <c:v>138.1295333</c:v>
                </c:pt>
                <c:pt idx="124">
                  <c:v>138.1629</c:v>
                </c:pt>
                <c:pt idx="125">
                  <c:v>138.1962667</c:v>
                </c:pt>
                <c:pt idx="126">
                  <c:v>138.2296333</c:v>
                </c:pt>
                <c:pt idx="127">
                  <c:v>138.263</c:v>
                </c:pt>
                <c:pt idx="128">
                  <c:v>138.2331935</c:v>
                </c:pt>
                <c:pt idx="129">
                  <c:v>138.2033871</c:v>
                </c:pt>
                <c:pt idx="130">
                  <c:v>138.1735806</c:v>
                </c:pt>
                <c:pt idx="131">
                  <c:v>138.1437741999999</c:v>
                </c:pt>
                <c:pt idx="132">
                  <c:v>138.1857097</c:v>
                </c:pt>
                <c:pt idx="133">
                  <c:v>138.2814516</c:v>
                </c:pt>
                <c:pt idx="134">
                  <c:v>138.3771935</c:v>
                </c:pt>
                <c:pt idx="135">
                  <c:v>138.4729355</c:v>
                </c:pt>
                <c:pt idx="136">
                  <c:v>138.5673</c:v>
                </c:pt>
                <c:pt idx="137">
                  <c:v>138.6534</c:v>
                </c:pt>
                <c:pt idx="138">
                  <c:v>138.7395</c:v>
                </c:pt>
                <c:pt idx="139">
                  <c:v>138.8256</c:v>
                </c:pt>
                <c:pt idx="140">
                  <c:v>138.9117</c:v>
                </c:pt>
                <c:pt idx="141">
                  <c:v>138.8336129</c:v>
                </c:pt>
                <c:pt idx="142">
                  <c:v>138.7281613</c:v>
                </c:pt>
                <c:pt idx="143">
                  <c:v>138.6227097</c:v>
                </c:pt>
                <c:pt idx="144">
                  <c:v>138.5172581</c:v>
                </c:pt>
                <c:pt idx="145">
                  <c:v>138.4473</c:v>
                </c:pt>
                <c:pt idx="146">
                  <c:v>138.4246667</c:v>
                </c:pt>
                <c:pt idx="147">
                  <c:v>138.4020333</c:v>
                </c:pt>
                <c:pt idx="148">
                  <c:v>138.3794</c:v>
                </c:pt>
                <c:pt idx="149">
                  <c:v>138.3685484</c:v>
                </c:pt>
                <c:pt idx="150">
                  <c:v>138.4283871</c:v>
                </c:pt>
                <c:pt idx="151">
                  <c:v>138.4882258</c:v>
                </c:pt>
                <c:pt idx="152">
                  <c:v>138.5480645</c:v>
                </c:pt>
                <c:pt idx="153">
                  <c:v>138.6079032</c:v>
                </c:pt>
                <c:pt idx="154">
                  <c:v>138.6701613</c:v>
                </c:pt>
                <c:pt idx="155">
                  <c:v>138.7333871</c:v>
                </c:pt>
                <c:pt idx="156">
                  <c:v>138.7966129</c:v>
                </c:pt>
                <c:pt idx="157">
                  <c:v>138.8598387</c:v>
                </c:pt>
                <c:pt idx="158">
                  <c:v>138.9004286</c:v>
                </c:pt>
                <c:pt idx="159">
                  <c:v>138.8844286</c:v>
                </c:pt>
                <c:pt idx="160">
                  <c:v>138.8684286</c:v>
                </c:pt>
                <c:pt idx="161">
                  <c:v>138.8524286</c:v>
                </c:pt>
                <c:pt idx="162">
                  <c:v>138.8597742</c:v>
                </c:pt>
                <c:pt idx="163">
                  <c:v>138.9254839</c:v>
                </c:pt>
                <c:pt idx="164">
                  <c:v>138.9911935</c:v>
                </c:pt>
                <c:pt idx="165">
                  <c:v>139.0569032</c:v>
                </c:pt>
                <c:pt idx="166">
                  <c:v>139.1226129</c:v>
                </c:pt>
                <c:pt idx="167">
                  <c:v>139.1226129</c:v>
                </c:pt>
                <c:pt idx="168">
                  <c:v>139.1226129</c:v>
                </c:pt>
              </c:numCache>
            </c:numRef>
          </c:val>
          <c:smooth val="0"/>
        </c:ser>
        <c:ser>
          <c:idx val="39"/>
          <c:order val="39"/>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CPI!$AO$2:$AO$170</c:f>
              <c:numCache>
                <c:formatCode>General</c:formatCode>
                <c:ptCount val="169"/>
                <c:pt idx="0">
                  <c:v>209.8529663</c:v>
                </c:pt>
                <c:pt idx="1">
                  <c:v>209.9970208</c:v>
                </c:pt>
                <c:pt idx="2">
                  <c:v>210.0451024</c:v>
                </c:pt>
                <c:pt idx="3">
                  <c:v>210.0771885</c:v>
                </c:pt>
                <c:pt idx="4">
                  <c:v>210.1092746</c:v>
                </c:pt>
                <c:pt idx="5">
                  <c:v>210.1413607</c:v>
                </c:pt>
                <c:pt idx="6">
                  <c:v>209.9803208</c:v>
                </c:pt>
                <c:pt idx="7">
                  <c:v>209.7870932</c:v>
                </c:pt>
                <c:pt idx="8">
                  <c:v>209.5938656</c:v>
                </c:pt>
                <c:pt idx="9">
                  <c:v>209.400638</c:v>
                </c:pt>
                <c:pt idx="10">
                  <c:v>209.2691428</c:v>
                </c:pt>
                <c:pt idx="11">
                  <c:v>209.2199574</c:v>
                </c:pt>
                <c:pt idx="12">
                  <c:v>209.170772</c:v>
                </c:pt>
                <c:pt idx="13">
                  <c:v>209.1215867</c:v>
                </c:pt>
                <c:pt idx="14">
                  <c:v>209.118536</c:v>
                </c:pt>
                <c:pt idx="15">
                  <c:v>209.3922937</c:v>
                </c:pt>
                <c:pt idx="16">
                  <c:v>209.6660514</c:v>
                </c:pt>
                <c:pt idx="17">
                  <c:v>209.9398091</c:v>
                </c:pt>
                <c:pt idx="18">
                  <c:v>210.2135668</c:v>
                </c:pt>
                <c:pt idx="19">
                  <c:v>210.2108417</c:v>
                </c:pt>
                <c:pt idx="20">
                  <c:v>210.0975233</c:v>
                </c:pt>
                <c:pt idx="21">
                  <c:v>209.984205</c:v>
                </c:pt>
                <c:pt idx="22">
                  <c:v>209.8708867</c:v>
                </c:pt>
                <c:pt idx="23">
                  <c:v>209.8630532</c:v>
                </c:pt>
                <c:pt idx="24">
                  <c:v>209.9958663</c:v>
                </c:pt>
                <c:pt idx="25">
                  <c:v>210.1286794</c:v>
                </c:pt>
                <c:pt idx="26">
                  <c:v>210.2614925</c:v>
                </c:pt>
                <c:pt idx="27">
                  <c:v>210.3943056</c:v>
                </c:pt>
                <c:pt idx="28">
                  <c:v>210.3617581</c:v>
                </c:pt>
                <c:pt idx="29">
                  <c:v>210.3292106</c:v>
                </c:pt>
                <c:pt idx="30">
                  <c:v>210.2966631</c:v>
                </c:pt>
                <c:pt idx="31">
                  <c:v>210.2641156</c:v>
                </c:pt>
                <c:pt idx="32">
                  <c:v>210.2924504</c:v>
                </c:pt>
                <c:pt idx="33">
                  <c:v>210.3664469</c:v>
                </c:pt>
                <c:pt idx="34">
                  <c:v>210.4404433</c:v>
                </c:pt>
                <c:pt idx="35">
                  <c:v>210.5144398</c:v>
                </c:pt>
                <c:pt idx="36">
                  <c:v>210.5805944</c:v>
                </c:pt>
                <c:pt idx="37">
                  <c:v>210.6271444</c:v>
                </c:pt>
                <c:pt idx="38">
                  <c:v>210.6736944</c:v>
                </c:pt>
                <c:pt idx="39">
                  <c:v>210.7202444</c:v>
                </c:pt>
                <c:pt idx="40">
                  <c:v>210.7667944</c:v>
                </c:pt>
                <c:pt idx="41">
                  <c:v>210.65429</c:v>
                </c:pt>
                <c:pt idx="42">
                  <c:v>210.5152765</c:v>
                </c:pt>
                <c:pt idx="43">
                  <c:v>210.376263</c:v>
                </c:pt>
                <c:pt idx="44">
                  <c:v>210.2372494</c:v>
                </c:pt>
                <c:pt idx="45">
                  <c:v>210.1787224</c:v>
                </c:pt>
                <c:pt idx="46">
                  <c:v>210.1805602</c:v>
                </c:pt>
                <c:pt idx="47">
                  <c:v>210.182398</c:v>
                </c:pt>
                <c:pt idx="48">
                  <c:v>210.1842358</c:v>
                </c:pt>
                <c:pt idx="49">
                  <c:v>210.2379731</c:v>
                </c:pt>
                <c:pt idx="50">
                  <c:v>210.6031072</c:v>
                </c:pt>
                <c:pt idx="51">
                  <c:v>210.9682412</c:v>
                </c:pt>
                <c:pt idx="52">
                  <c:v>211.3333753</c:v>
                </c:pt>
                <c:pt idx="53">
                  <c:v>211.6985093</c:v>
                </c:pt>
                <c:pt idx="54">
                  <c:v>212.0063522</c:v>
                </c:pt>
                <c:pt idx="55">
                  <c:v>212.2912786</c:v>
                </c:pt>
                <c:pt idx="56">
                  <c:v>212.576205</c:v>
                </c:pt>
                <c:pt idx="57">
                  <c:v>212.8611313</c:v>
                </c:pt>
                <c:pt idx="58">
                  <c:v>213.1096787</c:v>
                </c:pt>
                <c:pt idx="59">
                  <c:v>213.3436744</c:v>
                </c:pt>
                <c:pt idx="60">
                  <c:v>213.5776701</c:v>
                </c:pt>
                <c:pt idx="61">
                  <c:v>213.8116658</c:v>
                </c:pt>
                <c:pt idx="62">
                  <c:v>214.026217</c:v>
                </c:pt>
                <c:pt idx="63">
                  <c:v>214.1921572</c:v>
                </c:pt>
                <c:pt idx="64">
                  <c:v>214.3580974</c:v>
                </c:pt>
                <c:pt idx="65">
                  <c:v>214.5240376</c:v>
                </c:pt>
                <c:pt idx="66">
                  <c:v>214.6899778</c:v>
                </c:pt>
                <c:pt idx="67">
                  <c:v>214.465412</c:v>
                </c:pt>
                <c:pt idx="68">
                  <c:v>214.2408462</c:v>
                </c:pt>
                <c:pt idx="69">
                  <c:v>214.0162805</c:v>
                </c:pt>
                <c:pt idx="70">
                  <c:v>213.7917147</c:v>
                </c:pt>
                <c:pt idx="71">
                  <c:v>213.7481256</c:v>
                </c:pt>
                <c:pt idx="72">
                  <c:v>213.8402689</c:v>
                </c:pt>
                <c:pt idx="73">
                  <c:v>213.9324122</c:v>
                </c:pt>
                <c:pt idx="74">
                  <c:v>214.0245556</c:v>
                </c:pt>
                <c:pt idx="75">
                  <c:v>214.1083654</c:v>
                </c:pt>
                <c:pt idx="76">
                  <c:v>214.1713416</c:v>
                </c:pt>
                <c:pt idx="77">
                  <c:v>214.2343177</c:v>
                </c:pt>
                <c:pt idx="78">
                  <c:v>214.2972939</c:v>
                </c:pt>
                <c:pt idx="79">
                  <c:v>214.3602701</c:v>
                </c:pt>
                <c:pt idx="80">
                  <c:v>214.4239935</c:v>
                </c:pt>
                <c:pt idx="81">
                  <c:v>214.4878416</c:v>
                </c:pt>
                <c:pt idx="82">
                  <c:v>214.5516896</c:v>
                </c:pt>
                <c:pt idx="83">
                  <c:v>214.6155376</c:v>
                </c:pt>
                <c:pt idx="84">
                  <c:v>214.7934111</c:v>
                </c:pt>
                <c:pt idx="85">
                  <c:v>215.1233185</c:v>
                </c:pt>
                <c:pt idx="86">
                  <c:v>215.4532259</c:v>
                </c:pt>
                <c:pt idx="87">
                  <c:v>215.7831333</c:v>
                </c:pt>
                <c:pt idx="88">
                  <c:v>216.0885258</c:v>
                </c:pt>
                <c:pt idx="89">
                  <c:v>216.2468287</c:v>
                </c:pt>
                <c:pt idx="90">
                  <c:v>216.4051315</c:v>
                </c:pt>
                <c:pt idx="91">
                  <c:v>216.5634344</c:v>
                </c:pt>
                <c:pt idx="92">
                  <c:v>216.7217373</c:v>
                </c:pt>
                <c:pt idx="93">
                  <c:v>216.9395861</c:v>
                </c:pt>
                <c:pt idx="94">
                  <c:v>217.1812533</c:v>
                </c:pt>
                <c:pt idx="95">
                  <c:v>217.4229206</c:v>
                </c:pt>
                <c:pt idx="96">
                  <c:v>217.6645878</c:v>
                </c:pt>
                <c:pt idx="97">
                  <c:v>217.8781339</c:v>
                </c:pt>
                <c:pt idx="98">
                  <c:v>218.0541851</c:v>
                </c:pt>
                <c:pt idx="99">
                  <c:v>218.2302364</c:v>
                </c:pt>
                <c:pt idx="100">
                  <c:v>218.4062876</c:v>
                </c:pt>
                <c:pt idx="101">
                  <c:v>218.5823389</c:v>
                </c:pt>
                <c:pt idx="102">
                  <c:v>218.6755292</c:v>
                </c:pt>
                <c:pt idx="103">
                  <c:v>218.7687195</c:v>
                </c:pt>
                <c:pt idx="104">
                  <c:v>218.8619099</c:v>
                </c:pt>
                <c:pt idx="105">
                  <c:v>218.9551002</c:v>
                </c:pt>
                <c:pt idx="106">
                  <c:v>219.1148297</c:v>
                </c:pt>
                <c:pt idx="107">
                  <c:v>219.3244636</c:v>
                </c:pt>
                <c:pt idx="108">
                  <c:v>219.5340975</c:v>
                </c:pt>
                <c:pt idx="109">
                  <c:v>219.7437314</c:v>
                </c:pt>
                <c:pt idx="110">
                  <c:v>219.8956335</c:v>
                </c:pt>
                <c:pt idx="111">
                  <c:v>219.9705599</c:v>
                </c:pt>
                <c:pt idx="112">
                  <c:v>220.0454862</c:v>
                </c:pt>
                <c:pt idx="113">
                  <c:v>220.1204125</c:v>
                </c:pt>
                <c:pt idx="114">
                  <c:v>220.1953389</c:v>
                </c:pt>
                <c:pt idx="115">
                  <c:v>220.2483937</c:v>
                </c:pt>
                <c:pt idx="116">
                  <c:v>220.3014485</c:v>
                </c:pt>
                <c:pt idx="117">
                  <c:v>220.3545033</c:v>
                </c:pt>
                <c:pt idx="118">
                  <c:v>220.4075581</c:v>
                </c:pt>
                <c:pt idx="119">
                  <c:v>220.4252149</c:v>
                </c:pt>
                <c:pt idx="120">
                  <c:v>220.4287124</c:v>
                </c:pt>
                <c:pt idx="121">
                  <c:v>220.4322099</c:v>
                </c:pt>
                <c:pt idx="122">
                  <c:v>220.4357073</c:v>
                </c:pt>
                <c:pt idx="123">
                  <c:v>220.4494148</c:v>
                </c:pt>
                <c:pt idx="124">
                  <c:v>220.4886472</c:v>
                </c:pt>
                <c:pt idx="125">
                  <c:v>220.5278796</c:v>
                </c:pt>
                <c:pt idx="126">
                  <c:v>220.567112</c:v>
                </c:pt>
                <c:pt idx="127">
                  <c:v>220.6063444</c:v>
                </c:pt>
                <c:pt idx="128">
                  <c:v>220.6148749</c:v>
                </c:pt>
                <c:pt idx="129">
                  <c:v>220.6234054</c:v>
                </c:pt>
                <c:pt idx="130">
                  <c:v>220.6319358</c:v>
                </c:pt>
                <c:pt idx="131">
                  <c:v>220.6404663</c:v>
                </c:pt>
                <c:pt idx="132">
                  <c:v>220.7199609</c:v>
                </c:pt>
                <c:pt idx="133">
                  <c:v>220.8526787</c:v>
                </c:pt>
                <c:pt idx="134">
                  <c:v>220.9853964</c:v>
                </c:pt>
                <c:pt idx="135">
                  <c:v>221.1181142</c:v>
                </c:pt>
                <c:pt idx="136">
                  <c:v>221.2601207</c:v>
                </c:pt>
                <c:pt idx="137">
                  <c:v>221.4578604</c:v>
                </c:pt>
                <c:pt idx="138">
                  <c:v>221.6556</c:v>
                </c:pt>
                <c:pt idx="139">
                  <c:v>221.8533396</c:v>
                </c:pt>
                <c:pt idx="140">
                  <c:v>222.0510793</c:v>
                </c:pt>
                <c:pt idx="141">
                  <c:v>222.0951719</c:v>
                </c:pt>
                <c:pt idx="142">
                  <c:v>222.1136566</c:v>
                </c:pt>
                <c:pt idx="143">
                  <c:v>222.1321414</c:v>
                </c:pt>
                <c:pt idx="144">
                  <c:v>222.1506262</c:v>
                </c:pt>
                <c:pt idx="145">
                  <c:v>222.1817339</c:v>
                </c:pt>
                <c:pt idx="146">
                  <c:v>222.2296722</c:v>
                </c:pt>
                <c:pt idx="147">
                  <c:v>222.2776106</c:v>
                </c:pt>
                <c:pt idx="148">
                  <c:v>222.3255489</c:v>
                </c:pt>
                <c:pt idx="149">
                  <c:v>222.3838038</c:v>
                </c:pt>
                <c:pt idx="150">
                  <c:v>222.5039579</c:v>
                </c:pt>
                <c:pt idx="151">
                  <c:v>222.624112</c:v>
                </c:pt>
                <c:pt idx="152">
                  <c:v>222.7442661</c:v>
                </c:pt>
                <c:pt idx="153">
                  <c:v>222.8644203</c:v>
                </c:pt>
                <c:pt idx="154">
                  <c:v>222.9006165</c:v>
                </c:pt>
                <c:pt idx="155">
                  <c:v>222.9032296</c:v>
                </c:pt>
                <c:pt idx="156">
                  <c:v>222.9058427</c:v>
                </c:pt>
                <c:pt idx="157">
                  <c:v>222.9084557</c:v>
                </c:pt>
                <c:pt idx="158">
                  <c:v>222.9512794</c:v>
                </c:pt>
                <c:pt idx="159">
                  <c:v>223.0946294</c:v>
                </c:pt>
                <c:pt idx="160">
                  <c:v>223.2379794</c:v>
                </c:pt>
                <c:pt idx="161">
                  <c:v>223.3813294</c:v>
                </c:pt>
                <c:pt idx="162">
                  <c:v>223.5072315</c:v>
                </c:pt>
                <c:pt idx="163">
                  <c:v>223.5895142</c:v>
                </c:pt>
                <c:pt idx="164">
                  <c:v>223.6717968</c:v>
                </c:pt>
                <c:pt idx="165">
                  <c:v>223.7540794</c:v>
                </c:pt>
                <c:pt idx="166">
                  <c:v>223.836362</c:v>
                </c:pt>
                <c:pt idx="167">
                  <c:v>223.836362</c:v>
                </c:pt>
                <c:pt idx="168">
                  <c:v>223.836362</c:v>
                </c:pt>
              </c:numCache>
            </c:numRef>
          </c:val>
          <c:smooth val="0"/>
        </c:ser>
        <c:ser>
          <c:idx val="40"/>
          <c:order val="40"/>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CPI!$AP$2:$AP$170</c:f>
              <c:numCache>
                <c:formatCode>General</c:formatCode>
                <c:ptCount val="169"/>
                <c:pt idx="0">
                  <c:v>131.5279032</c:v>
                </c:pt>
                <c:pt idx="1">
                  <c:v>131.5866129</c:v>
                </c:pt>
                <c:pt idx="2">
                  <c:v>131.637</c:v>
                </c:pt>
                <c:pt idx="3">
                  <c:v>131.686</c:v>
                </c:pt>
                <c:pt idx="4">
                  <c:v>131.735</c:v>
                </c:pt>
                <c:pt idx="5">
                  <c:v>131.784</c:v>
                </c:pt>
                <c:pt idx="6">
                  <c:v>131.8242903</c:v>
                </c:pt>
                <c:pt idx="7">
                  <c:v>131.863129</c:v>
                </c:pt>
                <c:pt idx="8">
                  <c:v>131.9019677</c:v>
                </c:pt>
                <c:pt idx="9">
                  <c:v>131.9408065</c:v>
                </c:pt>
                <c:pt idx="10">
                  <c:v>131.9809</c:v>
                </c:pt>
                <c:pt idx="11">
                  <c:v>132.0226667</c:v>
                </c:pt>
                <c:pt idx="12">
                  <c:v>132.0644333</c:v>
                </c:pt>
                <c:pt idx="13">
                  <c:v>132.1062</c:v>
                </c:pt>
                <c:pt idx="14">
                  <c:v>132.152129</c:v>
                </c:pt>
                <c:pt idx="15">
                  <c:v>132.2230323</c:v>
                </c:pt>
                <c:pt idx="16">
                  <c:v>132.2939355</c:v>
                </c:pt>
                <c:pt idx="17">
                  <c:v>132.3648387</c:v>
                </c:pt>
                <c:pt idx="18">
                  <c:v>132.4357419</c:v>
                </c:pt>
                <c:pt idx="19">
                  <c:v>132.4733333</c:v>
                </c:pt>
                <c:pt idx="20">
                  <c:v>132.4976</c:v>
                </c:pt>
                <c:pt idx="21">
                  <c:v>132.5218667</c:v>
                </c:pt>
                <c:pt idx="22">
                  <c:v>132.5461333</c:v>
                </c:pt>
                <c:pt idx="23">
                  <c:v>132.5667742</c:v>
                </c:pt>
                <c:pt idx="24">
                  <c:v>132.5825806</c:v>
                </c:pt>
                <c:pt idx="25">
                  <c:v>132.5983871</c:v>
                </c:pt>
                <c:pt idx="26">
                  <c:v>132.6141935</c:v>
                </c:pt>
                <c:pt idx="27">
                  <c:v>132.63</c:v>
                </c:pt>
                <c:pt idx="28">
                  <c:v>132.6616129</c:v>
                </c:pt>
                <c:pt idx="29">
                  <c:v>132.6932258</c:v>
                </c:pt>
                <c:pt idx="30">
                  <c:v>132.7248387</c:v>
                </c:pt>
                <c:pt idx="31">
                  <c:v>132.7564516</c:v>
                </c:pt>
                <c:pt idx="32">
                  <c:v>132.7670667</c:v>
                </c:pt>
                <c:pt idx="33">
                  <c:v>132.7619333</c:v>
                </c:pt>
                <c:pt idx="34">
                  <c:v>132.7568</c:v>
                </c:pt>
                <c:pt idx="35">
                  <c:v>132.7516667</c:v>
                </c:pt>
                <c:pt idx="36">
                  <c:v>132.7633548</c:v>
                </c:pt>
                <c:pt idx="37">
                  <c:v>132.8170968</c:v>
                </c:pt>
                <c:pt idx="38">
                  <c:v>132.8708387</c:v>
                </c:pt>
                <c:pt idx="39">
                  <c:v>132.9245806</c:v>
                </c:pt>
                <c:pt idx="40">
                  <c:v>132.9783226</c:v>
                </c:pt>
                <c:pt idx="41">
                  <c:v>132.9172</c:v>
                </c:pt>
                <c:pt idx="42">
                  <c:v>132.8369333</c:v>
                </c:pt>
                <c:pt idx="43">
                  <c:v>132.7566667</c:v>
                </c:pt>
                <c:pt idx="44">
                  <c:v>132.6764</c:v>
                </c:pt>
                <c:pt idx="45">
                  <c:v>132.6804516</c:v>
                </c:pt>
                <c:pt idx="46">
                  <c:v>132.7477419</c:v>
                </c:pt>
                <c:pt idx="47">
                  <c:v>132.8150323</c:v>
                </c:pt>
                <c:pt idx="48">
                  <c:v>132.8823226</c:v>
                </c:pt>
                <c:pt idx="49">
                  <c:v>132.9510645</c:v>
                </c:pt>
                <c:pt idx="50">
                  <c:v>133.0285161</c:v>
                </c:pt>
                <c:pt idx="51">
                  <c:v>133.1059677</c:v>
                </c:pt>
                <c:pt idx="52">
                  <c:v>133.1834194</c:v>
                </c:pt>
                <c:pt idx="53">
                  <c:v>133.260871</c:v>
                </c:pt>
                <c:pt idx="54">
                  <c:v>133.3701429</c:v>
                </c:pt>
                <c:pt idx="55">
                  <c:v>133.4921429</c:v>
                </c:pt>
                <c:pt idx="56">
                  <c:v>133.6141429</c:v>
                </c:pt>
                <c:pt idx="57">
                  <c:v>133.7361429</c:v>
                </c:pt>
                <c:pt idx="58">
                  <c:v>133.8492258</c:v>
                </c:pt>
                <c:pt idx="59">
                  <c:v>133.9587419</c:v>
                </c:pt>
                <c:pt idx="60">
                  <c:v>134.0682581</c:v>
                </c:pt>
                <c:pt idx="61">
                  <c:v>134.1777742</c:v>
                </c:pt>
                <c:pt idx="62">
                  <c:v>134.2784667</c:v>
                </c:pt>
                <c:pt idx="63">
                  <c:v>134.3571</c:v>
                </c:pt>
                <c:pt idx="64">
                  <c:v>134.4357333</c:v>
                </c:pt>
                <c:pt idx="65">
                  <c:v>134.5143667</c:v>
                </c:pt>
                <c:pt idx="66">
                  <c:v>134.593</c:v>
                </c:pt>
                <c:pt idx="67">
                  <c:v>134.6803871</c:v>
                </c:pt>
                <c:pt idx="68">
                  <c:v>134.7677742</c:v>
                </c:pt>
                <c:pt idx="69">
                  <c:v>134.8551613</c:v>
                </c:pt>
                <c:pt idx="70">
                  <c:v>134.9425484</c:v>
                </c:pt>
                <c:pt idx="71">
                  <c:v>135.0837333</c:v>
                </c:pt>
                <c:pt idx="72">
                  <c:v>135.2652667</c:v>
                </c:pt>
                <c:pt idx="73">
                  <c:v>135.4468</c:v>
                </c:pt>
                <c:pt idx="74">
                  <c:v>135.6283333</c:v>
                </c:pt>
                <c:pt idx="75">
                  <c:v>135.7837419</c:v>
                </c:pt>
                <c:pt idx="76">
                  <c:v>135.8738387</c:v>
                </c:pt>
                <c:pt idx="77">
                  <c:v>135.9639355</c:v>
                </c:pt>
                <c:pt idx="78">
                  <c:v>136.0540323</c:v>
                </c:pt>
                <c:pt idx="79">
                  <c:v>136.144129</c:v>
                </c:pt>
                <c:pt idx="80">
                  <c:v>136.183129</c:v>
                </c:pt>
                <c:pt idx="81">
                  <c:v>136.2136129</c:v>
                </c:pt>
                <c:pt idx="82">
                  <c:v>136.2440968</c:v>
                </c:pt>
                <c:pt idx="83">
                  <c:v>136.2745806</c:v>
                </c:pt>
                <c:pt idx="84">
                  <c:v>136.3145</c:v>
                </c:pt>
                <c:pt idx="85">
                  <c:v>136.367</c:v>
                </c:pt>
                <c:pt idx="86">
                  <c:v>136.4195</c:v>
                </c:pt>
                <c:pt idx="87">
                  <c:v>136.472</c:v>
                </c:pt>
                <c:pt idx="88">
                  <c:v>136.5150968</c:v>
                </c:pt>
                <c:pt idx="89">
                  <c:v>136.5017742</c:v>
                </c:pt>
                <c:pt idx="90">
                  <c:v>136.4884516</c:v>
                </c:pt>
                <c:pt idx="91">
                  <c:v>136.475129</c:v>
                </c:pt>
                <c:pt idx="92">
                  <c:v>136.4618065</c:v>
                </c:pt>
                <c:pt idx="93">
                  <c:v>136.4666667</c:v>
                </c:pt>
                <c:pt idx="94">
                  <c:v>136.4788</c:v>
                </c:pt>
                <c:pt idx="95">
                  <c:v>136.4909333</c:v>
                </c:pt>
                <c:pt idx="96">
                  <c:v>136.5030667</c:v>
                </c:pt>
                <c:pt idx="97">
                  <c:v>136.5335161</c:v>
                </c:pt>
                <c:pt idx="98">
                  <c:v>136.5883871</c:v>
                </c:pt>
                <c:pt idx="99">
                  <c:v>136.6432581</c:v>
                </c:pt>
                <c:pt idx="100">
                  <c:v>136.698129</c:v>
                </c:pt>
                <c:pt idx="101">
                  <c:v>136.753</c:v>
                </c:pt>
                <c:pt idx="102">
                  <c:v>136.8564194</c:v>
                </c:pt>
                <c:pt idx="103">
                  <c:v>136.9598387</c:v>
                </c:pt>
                <c:pt idx="104">
                  <c:v>137.0632581</c:v>
                </c:pt>
                <c:pt idx="105">
                  <c:v>137.1666774</c:v>
                </c:pt>
                <c:pt idx="106">
                  <c:v>137.2583103</c:v>
                </c:pt>
                <c:pt idx="107">
                  <c:v>137.3411034</c:v>
                </c:pt>
                <c:pt idx="108">
                  <c:v>137.4238966</c:v>
                </c:pt>
                <c:pt idx="109">
                  <c:v>137.5066897</c:v>
                </c:pt>
                <c:pt idx="110">
                  <c:v>137.5843871</c:v>
                </c:pt>
                <c:pt idx="111">
                  <c:v>137.6552903</c:v>
                </c:pt>
                <c:pt idx="112">
                  <c:v>137.7261935</c:v>
                </c:pt>
                <c:pt idx="113">
                  <c:v>137.7970968</c:v>
                </c:pt>
                <c:pt idx="114">
                  <c:v>137.868</c:v>
                </c:pt>
                <c:pt idx="115">
                  <c:v>137.9230667</c:v>
                </c:pt>
                <c:pt idx="116">
                  <c:v>137.9781333</c:v>
                </c:pt>
                <c:pt idx="117">
                  <c:v>138.0332</c:v>
                </c:pt>
                <c:pt idx="118">
                  <c:v>138.0882667</c:v>
                </c:pt>
                <c:pt idx="119">
                  <c:v>138.1065806</c:v>
                </c:pt>
                <c:pt idx="120">
                  <c:v>138.1101935</c:v>
                </c:pt>
                <c:pt idx="121">
                  <c:v>138.1138065</c:v>
                </c:pt>
                <c:pt idx="122">
                  <c:v>138.1174194</c:v>
                </c:pt>
                <c:pt idx="123">
                  <c:v>138.1295333</c:v>
                </c:pt>
                <c:pt idx="124">
                  <c:v>138.1629</c:v>
                </c:pt>
                <c:pt idx="125">
                  <c:v>138.1962667</c:v>
                </c:pt>
                <c:pt idx="126">
                  <c:v>138.2296333</c:v>
                </c:pt>
                <c:pt idx="127">
                  <c:v>138.263</c:v>
                </c:pt>
                <c:pt idx="128">
                  <c:v>138.2331935</c:v>
                </c:pt>
                <c:pt idx="129">
                  <c:v>138.2033871</c:v>
                </c:pt>
                <c:pt idx="130">
                  <c:v>138.1735806</c:v>
                </c:pt>
                <c:pt idx="131">
                  <c:v>138.1437741999999</c:v>
                </c:pt>
                <c:pt idx="132">
                  <c:v>138.1857097</c:v>
                </c:pt>
                <c:pt idx="133">
                  <c:v>138.2814516</c:v>
                </c:pt>
                <c:pt idx="134">
                  <c:v>138.3771935</c:v>
                </c:pt>
                <c:pt idx="135">
                  <c:v>138.4729355</c:v>
                </c:pt>
                <c:pt idx="136">
                  <c:v>138.5673</c:v>
                </c:pt>
                <c:pt idx="137">
                  <c:v>138.6534</c:v>
                </c:pt>
                <c:pt idx="138">
                  <c:v>138.7395</c:v>
                </c:pt>
                <c:pt idx="139">
                  <c:v>138.8256</c:v>
                </c:pt>
                <c:pt idx="140">
                  <c:v>138.9117</c:v>
                </c:pt>
                <c:pt idx="141">
                  <c:v>138.8336129</c:v>
                </c:pt>
                <c:pt idx="142">
                  <c:v>138.7281613</c:v>
                </c:pt>
                <c:pt idx="143">
                  <c:v>138.6227097</c:v>
                </c:pt>
                <c:pt idx="144">
                  <c:v>138.5172581</c:v>
                </c:pt>
                <c:pt idx="145">
                  <c:v>138.4473</c:v>
                </c:pt>
                <c:pt idx="146">
                  <c:v>138.4246667</c:v>
                </c:pt>
                <c:pt idx="147">
                  <c:v>138.4020333</c:v>
                </c:pt>
                <c:pt idx="148">
                  <c:v>138.3794</c:v>
                </c:pt>
                <c:pt idx="149">
                  <c:v>138.3685484</c:v>
                </c:pt>
                <c:pt idx="150">
                  <c:v>138.4283871</c:v>
                </c:pt>
                <c:pt idx="151">
                  <c:v>138.4882258</c:v>
                </c:pt>
                <c:pt idx="152">
                  <c:v>138.5480645</c:v>
                </c:pt>
                <c:pt idx="153">
                  <c:v>138.6079032</c:v>
                </c:pt>
                <c:pt idx="154">
                  <c:v>138.6701613</c:v>
                </c:pt>
                <c:pt idx="155">
                  <c:v>138.7333871</c:v>
                </c:pt>
                <c:pt idx="156">
                  <c:v>138.7966129</c:v>
                </c:pt>
                <c:pt idx="157">
                  <c:v>138.8598387</c:v>
                </c:pt>
                <c:pt idx="158">
                  <c:v>138.9004286</c:v>
                </c:pt>
                <c:pt idx="159">
                  <c:v>138.8844286</c:v>
                </c:pt>
                <c:pt idx="160">
                  <c:v>138.8684286</c:v>
                </c:pt>
                <c:pt idx="161">
                  <c:v>138.8524286</c:v>
                </c:pt>
                <c:pt idx="162">
                  <c:v>138.8597742</c:v>
                </c:pt>
                <c:pt idx="163">
                  <c:v>138.9254839</c:v>
                </c:pt>
                <c:pt idx="164">
                  <c:v>138.9911935</c:v>
                </c:pt>
                <c:pt idx="165">
                  <c:v>139.0569032</c:v>
                </c:pt>
                <c:pt idx="166">
                  <c:v>139.1226129</c:v>
                </c:pt>
                <c:pt idx="167">
                  <c:v>139.1226129</c:v>
                </c:pt>
                <c:pt idx="168">
                  <c:v>139.1226129</c:v>
                </c:pt>
              </c:numCache>
            </c:numRef>
          </c:val>
          <c:smooth val="0"/>
        </c:ser>
        <c:ser>
          <c:idx val="41"/>
          <c:order val="41"/>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CPI!$AQ$2:$AQ$170</c:f>
              <c:numCache>
                <c:formatCode>General</c:formatCode>
                <c:ptCount val="169"/>
                <c:pt idx="0">
                  <c:v>189.3816974</c:v>
                </c:pt>
                <c:pt idx="1">
                  <c:v>189.4642725</c:v>
                </c:pt>
                <c:pt idx="2">
                  <c:v>189.5340998</c:v>
                </c:pt>
                <c:pt idx="3">
                  <c:v>189.6018023</c:v>
                </c:pt>
                <c:pt idx="4">
                  <c:v>189.6695049</c:v>
                </c:pt>
                <c:pt idx="5">
                  <c:v>189.7372075</c:v>
                </c:pt>
                <c:pt idx="6">
                  <c:v>189.734262</c:v>
                </c:pt>
                <c:pt idx="7">
                  <c:v>189.7195417</c:v>
                </c:pt>
                <c:pt idx="8">
                  <c:v>189.7048215</c:v>
                </c:pt>
                <c:pt idx="9">
                  <c:v>189.6901012</c:v>
                </c:pt>
                <c:pt idx="10">
                  <c:v>189.6628845</c:v>
                </c:pt>
                <c:pt idx="11">
                  <c:v>189.6190056999997</c:v>
                </c:pt>
                <c:pt idx="12">
                  <c:v>189.575127</c:v>
                </c:pt>
                <c:pt idx="13">
                  <c:v>189.5312483</c:v>
                </c:pt>
                <c:pt idx="14">
                  <c:v>189.4904116</c:v>
                </c:pt>
                <c:pt idx="15">
                  <c:v>189.467827</c:v>
                </c:pt>
                <c:pt idx="16">
                  <c:v>189.4452425</c:v>
                </c:pt>
                <c:pt idx="17">
                  <c:v>189.422658</c:v>
                </c:pt>
                <c:pt idx="18">
                  <c:v>189.4000734</c:v>
                </c:pt>
                <c:pt idx="19">
                  <c:v>189.4185259</c:v>
                </c:pt>
                <c:pt idx="20">
                  <c:v>189.4533931</c:v>
                </c:pt>
                <c:pt idx="21">
                  <c:v>189.4882603</c:v>
                </c:pt>
                <c:pt idx="22">
                  <c:v>189.5231276</c:v>
                </c:pt>
                <c:pt idx="23">
                  <c:v>189.6125456</c:v>
                </c:pt>
                <c:pt idx="24">
                  <c:v>189.774698</c:v>
                </c:pt>
                <c:pt idx="25">
                  <c:v>189.9368504</c:v>
                </c:pt>
                <c:pt idx="26">
                  <c:v>190.0990028</c:v>
                </c:pt>
                <c:pt idx="27">
                  <c:v>190.2611552</c:v>
                </c:pt>
                <c:pt idx="28">
                  <c:v>190.2948237</c:v>
                </c:pt>
                <c:pt idx="29">
                  <c:v>190.3284922</c:v>
                </c:pt>
                <c:pt idx="30">
                  <c:v>190.3621607</c:v>
                </c:pt>
                <c:pt idx="31">
                  <c:v>190.3958293</c:v>
                </c:pt>
                <c:pt idx="32">
                  <c:v>190.4688287</c:v>
                </c:pt>
                <c:pt idx="33">
                  <c:v>190.5713264</c:v>
                </c:pt>
                <c:pt idx="34">
                  <c:v>190.6738241</c:v>
                </c:pt>
                <c:pt idx="35">
                  <c:v>190.7763218</c:v>
                </c:pt>
                <c:pt idx="36">
                  <c:v>190.8623087</c:v>
                </c:pt>
                <c:pt idx="37">
                  <c:v>190.9070184</c:v>
                </c:pt>
                <c:pt idx="38">
                  <c:v>190.951728</c:v>
                </c:pt>
                <c:pt idx="39">
                  <c:v>190.9964377</c:v>
                </c:pt>
                <c:pt idx="40">
                  <c:v>191.0411474</c:v>
                </c:pt>
                <c:pt idx="41">
                  <c:v>191.0312172</c:v>
                </c:pt>
                <c:pt idx="42">
                  <c:v>191.0121805</c:v>
                </c:pt>
                <c:pt idx="43">
                  <c:v>190.9931437</c:v>
                </c:pt>
                <c:pt idx="44">
                  <c:v>190.9741069</c:v>
                </c:pt>
                <c:pt idx="45">
                  <c:v>191.0303376</c:v>
                </c:pt>
                <c:pt idx="46">
                  <c:v>191.1430189</c:v>
                </c:pt>
                <c:pt idx="47">
                  <c:v>191.2557002</c:v>
                </c:pt>
                <c:pt idx="48">
                  <c:v>191.3683815</c:v>
                </c:pt>
                <c:pt idx="49">
                  <c:v>191.4784939</c:v>
                </c:pt>
                <c:pt idx="50">
                  <c:v>191.5731924</c:v>
                </c:pt>
                <c:pt idx="51">
                  <c:v>191.667891</c:v>
                </c:pt>
                <c:pt idx="52">
                  <c:v>191.7625895</c:v>
                </c:pt>
                <c:pt idx="53">
                  <c:v>191.8572881</c:v>
                </c:pt>
                <c:pt idx="54">
                  <c:v>191.9178331</c:v>
                </c:pt>
                <c:pt idx="55">
                  <c:v>191.9647167</c:v>
                </c:pt>
                <c:pt idx="56">
                  <c:v>192.0116004</c:v>
                </c:pt>
                <c:pt idx="57">
                  <c:v>192.058484</c:v>
                </c:pt>
                <c:pt idx="58">
                  <c:v>192.1237981</c:v>
                </c:pt>
                <c:pt idx="59">
                  <c:v>192.1964844</c:v>
                </c:pt>
                <c:pt idx="60">
                  <c:v>192.2691707</c:v>
                </c:pt>
                <c:pt idx="61">
                  <c:v>192.3418571</c:v>
                </c:pt>
                <c:pt idx="62">
                  <c:v>192.4225954</c:v>
                </c:pt>
                <c:pt idx="63">
                  <c:v>192.5234638</c:v>
                </c:pt>
                <c:pt idx="64">
                  <c:v>192.6243322</c:v>
                </c:pt>
                <c:pt idx="65">
                  <c:v>192.7252006</c:v>
                </c:pt>
                <c:pt idx="66">
                  <c:v>192.826069</c:v>
                </c:pt>
                <c:pt idx="67">
                  <c:v>192.831317</c:v>
                </c:pt>
                <c:pt idx="68">
                  <c:v>192.8365651</c:v>
                </c:pt>
                <c:pt idx="69">
                  <c:v>192.8418131</c:v>
                </c:pt>
                <c:pt idx="70">
                  <c:v>192.8470612</c:v>
                </c:pt>
                <c:pt idx="71">
                  <c:v>192.9034759</c:v>
                </c:pt>
                <c:pt idx="72">
                  <c:v>192.9982655</c:v>
                </c:pt>
                <c:pt idx="73">
                  <c:v>193.0930552</c:v>
                </c:pt>
                <c:pt idx="74">
                  <c:v>193.1878448</c:v>
                </c:pt>
                <c:pt idx="75">
                  <c:v>193.3125484</c:v>
                </c:pt>
                <c:pt idx="76">
                  <c:v>193.5120367</c:v>
                </c:pt>
                <c:pt idx="77">
                  <c:v>193.711525</c:v>
                </c:pt>
                <c:pt idx="78">
                  <c:v>193.9110133</c:v>
                </c:pt>
                <c:pt idx="79">
                  <c:v>194.1105017</c:v>
                </c:pt>
                <c:pt idx="80">
                  <c:v>194.2500634</c:v>
                </c:pt>
                <c:pt idx="81">
                  <c:v>194.3796374</c:v>
                </c:pt>
                <c:pt idx="82">
                  <c:v>194.5092113</c:v>
                </c:pt>
                <c:pt idx="83">
                  <c:v>194.6387853</c:v>
                </c:pt>
                <c:pt idx="84">
                  <c:v>194.7419707</c:v>
                </c:pt>
                <c:pt idx="85">
                  <c:v>194.8099713</c:v>
                </c:pt>
                <c:pt idx="86">
                  <c:v>194.8779718</c:v>
                </c:pt>
                <c:pt idx="87">
                  <c:v>194.9459724</c:v>
                </c:pt>
                <c:pt idx="88">
                  <c:v>195.0261012</c:v>
                </c:pt>
                <c:pt idx="89">
                  <c:v>195.1789994</c:v>
                </c:pt>
                <c:pt idx="90">
                  <c:v>195.3318977</c:v>
                </c:pt>
                <c:pt idx="91">
                  <c:v>195.4847959</c:v>
                </c:pt>
                <c:pt idx="92">
                  <c:v>195.6376941</c:v>
                </c:pt>
                <c:pt idx="93">
                  <c:v>195.7184713</c:v>
                </c:pt>
                <c:pt idx="94">
                  <c:v>195.7704</c:v>
                </c:pt>
                <c:pt idx="95">
                  <c:v>195.8223287</c:v>
                </c:pt>
                <c:pt idx="96">
                  <c:v>195.8742575</c:v>
                </c:pt>
                <c:pt idx="97">
                  <c:v>195.9841685</c:v>
                </c:pt>
                <c:pt idx="98">
                  <c:v>196.1713893</c:v>
                </c:pt>
                <c:pt idx="99">
                  <c:v>196.3586101</c:v>
                </c:pt>
                <c:pt idx="100">
                  <c:v>196.5458309</c:v>
                </c:pt>
                <c:pt idx="101">
                  <c:v>196.7330516999997</c:v>
                </c:pt>
                <c:pt idx="102">
                  <c:v>196.7796651999987</c:v>
                </c:pt>
                <c:pt idx="103">
                  <c:v>196.8262786</c:v>
                </c:pt>
                <c:pt idx="104">
                  <c:v>196.8728921</c:v>
                </c:pt>
                <c:pt idx="105">
                  <c:v>196.9195056</c:v>
                </c:pt>
                <c:pt idx="106">
                  <c:v>196.9432711</c:v>
                </c:pt>
                <c:pt idx="107">
                  <c:v>196.9499007</c:v>
                </c:pt>
                <c:pt idx="108">
                  <c:v>196.9565303</c:v>
                </c:pt>
                <c:pt idx="109">
                  <c:v>196.9631599</c:v>
                </c:pt>
                <c:pt idx="110">
                  <c:v>197.0457208</c:v>
                </c:pt>
                <c:pt idx="111">
                  <c:v>197.2295234</c:v>
                </c:pt>
                <c:pt idx="112">
                  <c:v>197.4133259</c:v>
                </c:pt>
                <c:pt idx="113">
                  <c:v>197.5971285</c:v>
                </c:pt>
                <c:pt idx="114">
                  <c:v>197.780931</c:v>
                </c:pt>
                <c:pt idx="115">
                  <c:v>197.7227385</c:v>
                </c:pt>
                <c:pt idx="116">
                  <c:v>197.664546</c:v>
                </c:pt>
                <c:pt idx="117">
                  <c:v>197.6063534</c:v>
                </c:pt>
                <c:pt idx="118">
                  <c:v>197.5481609</c:v>
                </c:pt>
                <c:pt idx="119">
                  <c:v>197.5553137</c:v>
                </c:pt>
                <c:pt idx="120">
                  <c:v>197.5886046</c:v>
                </c:pt>
                <c:pt idx="121">
                  <c:v>197.6218954</c:v>
                </c:pt>
                <c:pt idx="122">
                  <c:v>197.6551863</c:v>
                </c:pt>
                <c:pt idx="123">
                  <c:v>197.692292</c:v>
                </c:pt>
                <c:pt idx="124">
                  <c:v>197.7389345</c:v>
                </c:pt>
                <c:pt idx="125">
                  <c:v>197.785577</c:v>
                </c:pt>
                <c:pt idx="126">
                  <c:v>197.8322195</c:v>
                </c:pt>
                <c:pt idx="127">
                  <c:v>197.8788621</c:v>
                </c:pt>
                <c:pt idx="128">
                  <c:v>197.9290378</c:v>
                </c:pt>
                <c:pt idx="129">
                  <c:v>197.9792136</c:v>
                </c:pt>
                <c:pt idx="130">
                  <c:v>198.0293893</c:v>
                </c:pt>
                <c:pt idx="131">
                  <c:v>198.0795650999999</c:v>
                </c:pt>
                <c:pt idx="132">
                  <c:v>198.1001057</c:v>
                </c:pt>
                <c:pt idx="133">
                  <c:v>198.0984199</c:v>
                </c:pt>
                <c:pt idx="134">
                  <c:v>198.0967341</c:v>
                </c:pt>
                <c:pt idx="135">
                  <c:v>198.0950484</c:v>
                </c:pt>
                <c:pt idx="136">
                  <c:v>198.1267184</c:v>
                </c:pt>
                <c:pt idx="137">
                  <c:v>198.358523</c:v>
                </c:pt>
                <c:pt idx="138">
                  <c:v>198.5903276</c:v>
                </c:pt>
                <c:pt idx="139">
                  <c:v>198.8221322</c:v>
                </c:pt>
                <c:pt idx="140">
                  <c:v>199.0539368</c:v>
                </c:pt>
                <c:pt idx="141">
                  <c:v>199.1481963</c:v>
                </c:pt>
                <c:pt idx="142">
                  <c:v>199.2195316999997</c:v>
                </c:pt>
                <c:pt idx="143">
                  <c:v>199.2908671</c:v>
                </c:pt>
                <c:pt idx="144">
                  <c:v>199.3622024</c:v>
                </c:pt>
                <c:pt idx="145">
                  <c:v>199.4313603</c:v>
                </c:pt>
                <c:pt idx="146">
                  <c:v>199.4976149</c:v>
                </c:pt>
                <c:pt idx="147">
                  <c:v>199.5638695</c:v>
                </c:pt>
                <c:pt idx="148">
                  <c:v>199.6301241</c:v>
                </c:pt>
                <c:pt idx="149">
                  <c:v>199.7190578</c:v>
                </c:pt>
                <c:pt idx="150">
                  <c:v>199.9440662</c:v>
                </c:pt>
                <c:pt idx="151">
                  <c:v>200.1690745</c:v>
                </c:pt>
                <c:pt idx="152">
                  <c:v>200.3940829</c:v>
                </c:pt>
                <c:pt idx="153">
                  <c:v>200.6190912</c:v>
                </c:pt>
                <c:pt idx="154">
                  <c:v>200.7382625</c:v>
                </c:pt>
                <c:pt idx="155">
                  <c:v>200.815099</c:v>
                </c:pt>
                <c:pt idx="156">
                  <c:v>200.8919355</c:v>
                </c:pt>
                <c:pt idx="157">
                  <c:v>200.968772</c:v>
                </c:pt>
                <c:pt idx="158">
                  <c:v>201.040053</c:v>
                </c:pt>
                <c:pt idx="159">
                  <c:v>201.0974452</c:v>
                </c:pt>
                <c:pt idx="160">
                  <c:v>201.1548374</c:v>
                </c:pt>
                <c:pt idx="161">
                  <c:v>201.2122297</c:v>
                </c:pt>
                <c:pt idx="162">
                  <c:v>201.2410473</c:v>
                </c:pt>
                <c:pt idx="163">
                  <c:v>201.1984283</c:v>
                </c:pt>
                <c:pt idx="164">
                  <c:v>201.1558092</c:v>
                </c:pt>
                <c:pt idx="165">
                  <c:v>201.1131902</c:v>
                </c:pt>
                <c:pt idx="166">
                  <c:v>201.0705712</c:v>
                </c:pt>
                <c:pt idx="167">
                  <c:v>201.0705712</c:v>
                </c:pt>
                <c:pt idx="168">
                  <c:v>201.0705712</c:v>
                </c:pt>
              </c:numCache>
            </c:numRef>
          </c:val>
          <c:smooth val="0"/>
        </c:ser>
        <c:ser>
          <c:idx val="42"/>
          <c:order val="42"/>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CPI!$AR$2:$AR$170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43"/>
          <c:order val="43"/>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CPI!$AS$2:$AS$170</c:f>
              <c:numCache>
                <c:formatCode>General</c:formatCode>
                <c:ptCount val="169"/>
                <c:pt idx="0">
                  <c:v>203.0642742</c:v>
                </c:pt>
                <c:pt idx="1">
                  <c:v>203.2010968</c:v>
                </c:pt>
                <c:pt idx="2">
                  <c:v>203.2479796</c:v>
                </c:pt>
                <c:pt idx="3">
                  <c:v>203.2798724</c:v>
                </c:pt>
                <c:pt idx="4">
                  <c:v>203.3117653</c:v>
                </c:pt>
                <c:pt idx="5">
                  <c:v>203.3436582</c:v>
                </c:pt>
                <c:pt idx="6">
                  <c:v>203.195159</c:v>
                </c:pt>
                <c:pt idx="7">
                  <c:v>203.0165945</c:v>
                </c:pt>
                <c:pt idx="8">
                  <c:v>202.83803</c:v>
                </c:pt>
                <c:pt idx="9">
                  <c:v>202.6594654</c:v>
                </c:pt>
                <c:pt idx="10">
                  <c:v>202.5351571</c:v>
                </c:pt>
                <c:pt idx="11">
                  <c:v>202.4831905</c:v>
                </c:pt>
                <c:pt idx="12">
                  <c:v>202.4312238</c:v>
                </c:pt>
                <c:pt idx="13">
                  <c:v>202.3792571</c:v>
                </c:pt>
                <c:pt idx="14">
                  <c:v>202.3705092</c:v>
                </c:pt>
                <c:pt idx="15">
                  <c:v>202.6210737</c:v>
                </c:pt>
                <c:pt idx="16">
                  <c:v>202.8716382</c:v>
                </c:pt>
                <c:pt idx="17">
                  <c:v>203.1222028</c:v>
                </c:pt>
                <c:pt idx="18">
                  <c:v>203.3727673</c:v>
                </c:pt>
                <c:pt idx="19">
                  <c:v>203.370619</c:v>
                </c:pt>
                <c:pt idx="20">
                  <c:v>203.2673857</c:v>
                </c:pt>
                <c:pt idx="21">
                  <c:v>203.1641524</c:v>
                </c:pt>
                <c:pt idx="22">
                  <c:v>203.060919</c:v>
                </c:pt>
                <c:pt idx="23">
                  <c:v>203.0538548</c:v>
                </c:pt>
                <c:pt idx="24">
                  <c:v>203.1750161</c:v>
                </c:pt>
                <c:pt idx="25">
                  <c:v>203.2961774</c:v>
                </c:pt>
                <c:pt idx="26">
                  <c:v>203.4173387</c:v>
                </c:pt>
                <c:pt idx="27">
                  <c:v>203.5385</c:v>
                </c:pt>
                <c:pt idx="28">
                  <c:v>203.5092419</c:v>
                </c:pt>
                <c:pt idx="29">
                  <c:v>203.4799839</c:v>
                </c:pt>
                <c:pt idx="30">
                  <c:v>203.4507258</c:v>
                </c:pt>
                <c:pt idx="31">
                  <c:v>203.4214677</c:v>
                </c:pt>
                <c:pt idx="32">
                  <c:v>203.4499286</c:v>
                </c:pt>
                <c:pt idx="33">
                  <c:v>203.5216786</c:v>
                </c:pt>
                <c:pt idx="34">
                  <c:v>203.5934286</c:v>
                </c:pt>
                <c:pt idx="35">
                  <c:v>203.6651786</c:v>
                </c:pt>
                <c:pt idx="36">
                  <c:v>203.7299032</c:v>
                </c:pt>
                <c:pt idx="37">
                  <c:v>203.7770645</c:v>
                </c:pt>
                <c:pt idx="38">
                  <c:v>203.8242258</c:v>
                </c:pt>
                <c:pt idx="39">
                  <c:v>203.8713871</c:v>
                </c:pt>
                <c:pt idx="40">
                  <c:v>203.9185484</c:v>
                </c:pt>
                <c:pt idx="41">
                  <c:v>203.8191286</c:v>
                </c:pt>
                <c:pt idx="42">
                  <c:v>203.6952786</c:v>
                </c:pt>
                <c:pt idx="43">
                  <c:v>203.5714286</c:v>
                </c:pt>
                <c:pt idx="44">
                  <c:v>203.4475786</c:v>
                </c:pt>
                <c:pt idx="45">
                  <c:v>203.3996521</c:v>
                </c:pt>
                <c:pt idx="46">
                  <c:v>203.4086682</c:v>
                </c:pt>
                <c:pt idx="47">
                  <c:v>203.4176843</c:v>
                </c:pt>
                <c:pt idx="48">
                  <c:v>203.4267005</c:v>
                </c:pt>
                <c:pt idx="49">
                  <c:v>203.4840645</c:v>
                </c:pt>
                <c:pt idx="50">
                  <c:v>203.8315161</c:v>
                </c:pt>
                <c:pt idx="51">
                  <c:v>204.1789677</c:v>
                </c:pt>
                <c:pt idx="52">
                  <c:v>204.5264194</c:v>
                </c:pt>
                <c:pt idx="53">
                  <c:v>204.873871</c:v>
                </c:pt>
                <c:pt idx="54">
                  <c:v>205.1683214</c:v>
                </c:pt>
                <c:pt idx="55">
                  <c:v>205.4415714</c:v>
                </c:pt>
                <c:pt idx="56">
                  <c:v>205.7148214</c:v>
                </c:pt>
                <c:pt idx="57">
                  <c:v>205.9880714</c:v>
                </c:pt>
                <c:pt idx="58">
                  <c:v>206.225924</c:v>
                </c:pt>
                <c:pt idx="59">
                  <c:v>206.4496175</c:v>
                </c:pt>
                <c:pt idx="60">
                  <c:v>206.6733111</c:v>
                </c:pt>
                <c:pt idx="61">
                  <c:v>206.8970046</c:v>
                </c:pt>
                <c:pt idx="62">
                  <c:v>207.1015429</c:v>
                </c:pt>
                <c:pt idx="63">
                  <c:v>207.2581929</c:v>
                </c:pt>
                <c:pt idx="64">
                  <c:v>207.4148429</c:v>
                </c:pt>
                <c:pt idx="65">
                  <c:v>207.5714929</c:v>
                </c:pt>
                <c:pt idx="66">
                  <c:v>207.7281429</c:v>
                </c:pt>
                <c:pt idx="67">
                  <c:v>207.5200622</c:v>
                </c:pt>
                <c:pt idx="68">
                  <c:v>207.3119816</c:v>
                </c:pt>
                <c:pt idx="69">
                  <c:v>207.1039009</c:v>
                </c:pt>
                <c:pt idx="70">
                  <c:v>206.8958203</c:v>
                </c:pt>
                <c:pt idx="71">
                  <c:v>206.8560238</c:v>
                </c:pt>
                <c:pt idx="72">
                  <c:v>206.9424405</c:v>
                </c:pt>
                <c:pt idx="73">
                  <c:v>207.0288571</c:v>
                </c:pt>
                <c:pt idx="74">
                  <c:v>207.1152738</c:v>
                </c:pt>
                <c:pt idx="75">
                  <c:v>207.1940691</c:v>
                </c:pt>
                <c:pt idx="76">
                  <c:v>207.2538111</c:v>
                </c:pt>
                <c:pt idx="77">
                  <c:v>207.313553</c:v>
                </c:pt>
                <c:pt idx="78">
                  <c:v>207.3732949</c:v>
                </c:pt>
                <c:pt idx="79">
                  <c:v>207.4330369</c:v>
                </c:pt>
                <c:pt idx="80">
                  <c:v>207.4953088</c:v>
                </c:pt>
                <c:pt idx="81">
                  <c:v>207.5580023</c:v>
                </c:pt>
                <c:pt idx="82">
                  <c:v>207.6206959</c:v>
                </c:pt>
                <c:pt idx="83">
                  <c:v>207.6833894</c:v>
                </c:pt>
                <c:pt idx="84">
                  <c:v>207.8527143</c:v>
                </c:pt>
                <c:pt idx="85">
                  <c:v>208.1642143</c:v>
                </c:pt>
                <c:pt idx="86">
                  <c:v>208.4757143</c:v>
                </c:pt>
                <c:pt idx="87">
                  <c:v>208.7872143</c:v>
                </c:pt>
                <c:pt idx="88">
                  <c:v>209.0752166</c:v>
                </c:pt>
                <c:pt idx="89">
                  <c:v>209.2222327</c:v>
                </c:pt>
                <c:pt idx="90">
                  <c:v>209.3692488</c:v>
                </c:pt>
                <c:pt idx="91">
                  <c:v>209.516265</c:v>
                </c:pt>
                <c:pt idx="92">
                  <c:v>209.6632811</c:v>
                </c:pt>
                <c:pt idx="93">
                  <c:v>209.8651071</c:v>
                </c:pt>
                <c:pt idx="94">
                  <c:v>210.0888571</c:v>
                </c:pt>
                <c:pt idx="95">
                  <c:v>210.3126071</c:v>
                </c:pt>
                <c:pt idx="96">
                  <c:v>210.5363571</c:v>
                </c:pt>
                <c:pt idx="97">
                  <c:v>210.7365392</c:v>
                </c:pt>
                <c:pt idx="98">
                  <c:v>210.9052972</c:v>
                </c:pt>
                <c:pt idx="99">
                  <c:v>211.0740553</c:v>
                </c:pt>
                <c:pt idx="100">
                  <c:v>211.2428134</c:v>
                </c:pt>
                <c:pt idx="101">
                  <c:v>211.4115714</c:v>
                </c:pt>
                <c:pt idx="102">
                  <c:v>211.4997811</c:v>
                </c:pt>
                <c:pt idx="103">
                  <c:v>211.5879908</c:v>
                </c:pt>
                <c:pt idx="104">
                  <c:v>211.6762005</c:v>
                </c:pt>
                <c:pt idx="105">
                  <c:v>211.7644101</c:v>
                </c:pt>
                <c:pt idx="106">
                  <c:v>211.916835</c:v>
                </c:pt>
                <c:pt idx="107">
                  <c:v>212.1174212</c:v>
                </c:pt>
                <c:pt idx="108">
                  <c:v>212.3180074</c:v>
                </c:pt>
                <c:pt idx="109">
                  <c:v>212.5185936</c:v>
                </c:pt>
                <c:pt idx="110">
                  <c:v>212.6651567</c:v>
                </c:pt>
                <c:pt idx="111">
                  <c:v>212.7396889</c:v>
                </c:pt>
                <c:pt idx="112">
                  <c:v>212.8142212</c:v>
                </c:pt>
                <c:pt idx="113">
                  <c:v>212.8887535</c:v>
                </c:pt>
                <c:pt idx="114">
                  <c:v>212.9632857</c:v>
                </c:pt>
                <c:pt idx="115">
                  <c:v>213.0130524</c:v>
                </c:pt>
                <c:pt idx="116">
                  <c:v>213.062819</c:v>
                </c:pt>
                <c:pt idx="117">
                  <c:v>213.1125857</c:v>
                </c:pt>
                <c:pt idx="118">
                  <c:v>213.1623524</c:v>
                </c:pt>
                <c:pt idx="119">
                  <c:v>213.1753618</c:v>
                </c:pt>
                <c:pt idx="120">
                  <c:v>213.1736682</c:v>
                </c:pt>
                <c:pt idx="121">
                  <c:v>213.1719747</c:v>
                </c:pt>
                <c:pt idx="122">
                  <c:v>213.1702811</c:v>
                </c:pt>
                <c:pt idx="123">
                  <c:v>213.1786952</c:v>
                </c:pt>
                <c:pt idx="124">
                  <c:v>213.2123786</c:v>
                </c:pt>
                <c:pt idx="125">
                  <c:v>213.2460619</c:v>
                </c:pt>
                <c:pt idx="126">
                  <c:v>213.2797452</c:v>
                </c:pt>
                <c:pt idx="127">
                  <c:v>213.3134286</c:v>
                </c:pt>
                <c:pt idx="128">
                  <c:v>213.3219124</c:v>
                </c:pt>
                <c:pt idx="129">
                  <c:v>213.3303963</c:v>
                </c:pt>
                <c:pt idx="130">
                  <c:v>213.3388802</c:v>
                </c:pt>
                <c:pt idx="131">
                  <c:v>213.3473641</c:v>
                </c:pt>
                <c:pt idx="132">
                  <c:v>213.4226959</c:v>
                </c:pt>
                <c:pt idx="133">
                  <c:v>213.5481636</c:v>
                </c:pt>
                <c:pt idx="134">
                  <c:v>213.6736313</c:v>
                </c:pt>
                <c:pt idx="135">
                  <c:v>213.7990991</c:v>
                </c:pt>
                <c:pt idx="136">
                  <c:v>213.9332167</c:v>
                </c:pt>
                <c:pt idx="137">
                  <c:v>214.1192333</c:v>
                </c:pt>
                <c:pt idx="138">
                  <c:v>214.30525</c:v>
                </c:pt>
                <c:pt idx="139">
                  <c:v>214.4912667</c:v>
                </c:pt>
                <c:pt idx="140">
                  <c:v>214.6772833</c:v>
                </c:pt>
                <c:pt idx="141">
                  <c:v>214.7212488</c:v>
                </c:pt>
                <c:pt idx="142">
                  <c:v>214.7415392</c:v>
                </c:pt>
                <c:pt idx="143">
                  <c:v>214.7618295</c:v>
                </c:pt>
                <c:pt idx="144">
                  <c:v>214.7821198</c:v>
                </c:pt>
                <c:pt idx="145">
                  <c:v>214.8142357</c:v>
                </c:pt>
                <c:pt idx="146">
                  <c:v>214.862119</c:v>
                </c:pt>
                <c:pt idx="147">
                  <c:v>214.9100024</c:v>
                </c:pt>
                <c:pt idx="148">
                  <c:v>214.9578857</c:v>
                </c:pt>
                <c:pt idx="149">
                  <c:v>215.0159101</c:v>
                </c:pt>
                <c:pt idx="150">
                  <c:v>215.1347811</c:v>
                </c:pt>
                <c:pt idx="151">
                  <c:v>215.2536521</c:v>
                </c:pt>
                <c:pt idx="152">
                  <c:v>215.372523</c:v>
                </c:pt>
                <c:pt idx="153">
                  <c:v>215.491394</c:v>
                </c:pt>
                <c:pt idx="154">
                  <c:v>215.5301728</c:v>
                </c:pt>
                <c:pt idx="155">
                  <c:v>215.5369147</c:v>
                </c:pt>
                <c:pt idx="156">
                  <c:v>215.5436567</c:v>
                </c:pt>
                <c:pt idx="157">
                  <c:v>215.5503986</c:v>
                </c:pt>
                <c:pt idx="158">
                  <c:v>215.5941122</c:v>
                </c:pt>
                <c:pt idx="159">
                  <c:v>215.7302551</c:v>
                </c:pt>
                <c:pt idx="160">
                  <c:v>215.866398</c:v>
                </c:pt>
                <c:pt idx="161">
                  <c:v>216.0025408</c:v>
                </c:pt>
                <c:pt idx="162">
                  <c:v>216.1226705</c:v>
                </c:pt>
                <c:pt idx="163">
                  <c:v>216.2027673</c:v>
                </c:pt>
                <c:pt idx="164">
                  <c:v>216.2828641</c:v>
                </c:pt>
                <c:pt idx="165">
                  <c:v>216.3629608</c:v>
                </c:pt>
                <c:pt idx="166">
                  <c:v>216.4430576</c:v>
                </c:pt>
                <c:pt idx="167">
                  <c:v>216.4430576</c:v>
                </c:pt>
                <c:pt idx="168">
                  <c:v>216.4430576</c:v>
                </c:pt>
              </c:numCache>
            </c:numRef>
          </c:val>
          <c:smooth val="0"/>
        </c:ser>
        <c:ser>
          <c:idx val="44"/>
          <c:order val="44"/>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CPI!$AT$2:$AT$170</c:f>
              <c:numCache>
                <c:formatCode>General</c:formatCode>
                <c:ptCount val="169"/>
                <c:pt idx="0">
                  <c:v>126.4420645</c:v>
                </c:pt>
                <c:pt idx="1">
                  <c:v>126.4962581</c:v>
                </c:pt>
                <c:pt idx="2">
                  <c:v>126.5262857</c:v>
                </c:pt>
                <c:pt idx="3">
                  <c:v>126.5522857</c:v>
                </c:pt>
                <c:pt idx="4">
                  <c:v>126.5782857</c:v>
                </c:pt>
                <c:pt idx="5">
                  <c:v>126.6042857</c:v>
                </c:pt>
                <c:pt idx="6">
                  <c:v>126.6066452</c:v>
                </c:pt>
                <c:pt idx="7">
                  <c:v>126.6050645</c:v>
                </c:pt>
                <c:pt idx="8">
                  <c:v>126.6034839</c:v>
                </c:pt>
                <c:pt idx="9">
                  <c:v>126.6019032</c:v>
                </c:pt>
                <c:pt idx="10">
                  <c:v>126.5621</c:v>
                </c:pt>
                <c:pt idx="11">
                  <c:v>126.4713333</c:v>
                </c:pt>
                <c:pt idx="12">
                  <c:v>126.3805667</c:v>
                </c:pt>
                <c:pt idx="13">
                  <c:v>126.2898</c:v>
                </c:pt>
                <c:pt idx="14">
                  <c:v>126.2085484</c:v>
                </c:pt>
                <c:pt idx="15">
                  <c:v>126.1843871</c:v>
                </c:pt>
                <c:pt idx="16">
                  <c:v>126.1602258</c:v>
                </c:pt>
                <c:pt idx="17">
                  <c:v>126.1360645</c:v>
                </c:pt>
                <c:pt idx="18">
                  <c:v>126.1119032</c:v>
                </c:pt>
                <c:pt idx="19">
                  <c:v>126.114</c:v>
                </c:pt>
                <c:pt idx="20">
                  <c:v>126.1266</c:v>
                </c:pt>
                <c:pt idx="21">
                  <c:v>126.1392</c:v>
                </c:pt>
                <c:pt idx="22">
                  <c:v>126.1518</c:v>
                </c:pt>
                <c:pt idx="23">
                  <c:v>126.1498065</c:v>
                </c:pt>
                <c:pt idx="24">
                  <c:v>126.1283548</c:v>
                </c:pt>
                <c:pt idx="25">
                  <c:v>126.1069032</c:v>
                </c:pt>
                <c:pt idx="26">
                  <c:v>126.0854516</c:v>
                </c:pt>
                <c:pt idx="27">
                  <c:v>126.064</c:v>
                </c:pt>
                <c:pt idx="28">
                  <c:v>126.0766452</c:v>
                </c:pt>
                <c:pt idx="29">
                  <c:v>126.0892903</c:v>
                </c:pt>
                <c:pt idx="30">
                  <c:v>126.1019355</c:v>
                </c:pt>
                <c:pt idx="31">
                  <c:v>126.1145806</c:v>
                </c:pt>
                <c:pt idx="32">
                  <c:v>126.1454667</c:v>
                </c:pt>
                <c:pt idx="33">
                  <c:v>126.1900333</c:v>
                </c:pt>
                <c:pt idx="34">
                  <c:v>126.2346</c:v>
                </c:pt>
                <c:pt idx="35">
                  <c:v>126.2791667</c:v>
                </c:pt>
                <c:pt idx="36">
                  <c:v>126.3266774</c:v>
                </c:pt>
                <c:pt idx="37">
                  <c:v>126.3815484</c:v>
                </c:pt>
                <c:pt idx="38">
                  <c:v>126.4364194</c:v>
                </c:pt>
                <c:pt idx="39">
                  <c:v>126.4912903</c:v>
                </c:pt>
                <c:pt idx="40">
                  <c:v>126.5461613</c:v>
                </c:pt>
                <c:pt idx="41">
                  <c:v>126.6072</c:v>
                </c:pt>
                <c:pt idx="42">
                  <c:v>126.6692667</c:v>
                </c:pt>
                <c:pt idx="43">
                  <c:v>126.7313333</c:v>
                </c:pt>
                <c:pt idx="44">
                  <c:v>126.7934</c:v>
                </c:pt>
                <c:pt idx="45">
                  <c:v>126.8794839</c:v>
                </c:pt>
                <c:pt idx="46">
                  <c:v>126.9835806</c:v>
                </c:pt>
                <c:pt idx="47">
                  <c:v>127.0876774</c:v>
                </c:pt>
                <c:pt idx="48">
                  <c:v>127.1917742</c:v>
                </c:pt>
                <c:pt idx="49">
                  <c:v>127.3009355</c:v>
                </c:pt>
                <c:pt idx="50">
                  <c:v>127.4404839</c:v>
                </c:pt>
                <c:pt idx="51">
                  <c:v>127.5800323</c:v>
                </c:pt>
                <c:pt idx="52">
                  <c:v>127.7195806</c:v>
                </c:pt>
                <c:pt idx="53">
                  <c:v>127.859129</c:v>
                </c:pt>
                <c:pt idx="54">
                  <c:v>127.99525</c:v>
                </c:pt>
                <c:pt idx="55">
                  <c:v>128.13</c:v>
                </c:pt>
                <c:pt idx="56">
                  <c:v>128.26475</c:v>
                </c:pt>
                <c:pt idx="57">
                  <c:v>128.3995</c:v>
                </c:pt>
                <c:pt idx="58">
                  <c:v>128.5121935</c:v>
                </c:pt>
                <c:pt idx="59">
                  <c:v>128.6160645</c:v>
                </c:pt>
                <c:pt idx="60">
                  <c:v>128.7199355</c:v>
                </c:pt>
                <c:pt idx="61">
                  <c:v>128.8238065</c:v>
                </c:pt>
                <c:pt idx="62">
                  <c:v>128.9107333</c:v>
                </c:pt>
                <c:pt idx="63">
                  <c:v>128.9553</c:v>
                </c:pt>
                <c:pt idx="64">
                  <c:v>128.9998667</c:v>
                </c:pt>
                <c:pt idx="65">
                  <c:v>129.0444333</c:v>
                </c:pt>
                <c:pt idx="66">
                  <c:v>129.089</c:v>
                </c:pt>
                <c:pt idx="67">
                  <c:v>129.0756774</c:v>
                </c:pt>
                <c:pt idx="68">
                  <c:v>129.0623548</c:v>
                </c:pt>
                <c:pt idx="69">
                  <c:v>129.0490323</c:v>
                </c:pt>
                <c:pt idx="70">
                  <c:v>129.0357097</c:v>
                </c:pt>
                <c:pt idx="71">
                  <c:v>129.0432</c:v>
                </c:pt>
                <c:pt idx="72">
                  <c:v>129.0663</c:v>
                </c:pt>
                <c:pt idx="73">
                  <c:v>129.0894</c:v>
                </c:pt>
                <c:pt idx="74">
                  <c:v>129.1125</c:v>
                </c:pt>
                <c:pt idx="75">
                  <c:v>129.1338387</c:v>
                </c:pt>
                <c:pt idx="76">
                  <c:v>129.1507742</c:v>
                </c:pt>
                <c:pt idx="77">
                  <c:v>129.1677097</c:v>
                </c:pt>
                <c:pt idx="78">
                  <c:v>129.1846452</c:v>
                </c:pt>
                <c:pt idx="79">
                  <c:v>129.2015806</c:v>
                </c:pt>
                <c:pt idx="80">
                  <c:v>129.2405806</c:v>
                </c:pt>
                <c:pt idx="81">
                  <c:v>129.2832581</c:v>
                </c:pt>
                <c:pt idx="82">
                  <c:v>129.3259355</c:v>
                </c:pt>
                <c:pt idx="83">
                  <c:v>129.3686129</c:v>
                </c:pt>
                <c:pt idx="84">
                  <c:v>129.4306</c:v>
                </c:pt>
                <c:pt idx="85">
                  <c:v>129.5183333</c:v>
                </c:pt>
                <c:pt idx="86">
                  <c:v>129.6060667</c:v>
                </c:pt>
                <c:pt idx="87">
                  <c:v>129.6938</c:v>
                </c:pt>
                <c:pt idx="88">
                  <c:v>129.7706452</c:v>
                </c:pt>
                <c:pt idx="89">
                  <c:v>129.7821613</c:v>
                </c:pt>
                <c:pt idx="90">
                  <c:v>129.7936774</c:v>
                </c:pt>
                <c:pt idx="91">
                  <c:v>129.8051935</c:v>
                </c:pt>
                <c:pt idx="92">
                  <c:v>129.8167097</c:v>
                </c:pt>
                <c:pt idx="93">
                  <c:v>129.8268333</c:v>
                </c:pt>
                <c:pt idx="94">
                  <c:v>129.8364</c:v>
                </c:pt>
                <c:pt idx="95">
                  <c:v>129.8459667</c:v>
                </c:pt>
                <c:pt idx="96">
                  <c:v>129.8555333</c:v>
                </c:pt>
                <c:pt idx="97">
                  <c:v>129.8980645</c:v>
                </c:pt>
                <c:pt idx="98">
                  <c:v>129.9845484</c:v>
                </c:pt>
                <c:pt idx="99">
                  <c:v>130.0710323</c:v>
                </c:pt>
                <c:pt idx="100">
                  <c:v>130.1575161</c:v>
                </c:pt>
                <c:pt idx="101">
                  <c:v>130.244</c:v>
                </c:pt>
                <c:pt idx="102">
                  <c:v>130.2792258</c:v>
                </c:pt>
                <c:pt idx="103">
                  <c:v>130.3144516</c:v>
                </c:pt>
                <c:pt idx="104">
                  <c:v>130.3496774</c:v>
                </c:pt>
                <c:pt idx="105">
                  <c:v>130.3849032</c:v>
                </c:pt>
                <c:pt idx="106">
                  <c:v>130.4546207</c:v>
                </c:pt>
                <c:pt idx="107">
                  <c:v>130.5502069</c:v>
                </c:pt>
                <c:pt idx="108">
                  <c:v>130.6457931</c:v>
                </c:pt>
                <c:pt idx="109">
                  <c:v>130.7413793</c:v>
                </c:pt>
                <c:pt idx="110">
                  <c:v>130.8261935</c:v>
                </c:pt>
                <c:pt idx="111">
                  <c:v>130.8966452</c:v>
                </c:pt>
                <c:pt idx="112">
                  <c:v>130.9670968</c:v>
                </c:pt>
                <c:pt idx="113">
                  <c:v>131.0375484</c:v>
                </c:pt>
                <c:pt idx="114">
                  <c:v>131.108</c:v>
                </c:pt>
                <c:pt idx="115">
                  <c:v>131.1173333</c:v>
                </c:pt>
                <c:pt idx="116">
                  <c:v>131.1266667</c:v>
                </c:pt>
                <c:pt idx="117">
                  <c:v>131.136</c:v>
                </c:pt>
                <c:pt idx="118">
                  <c:v>131.1453333</c:v>
                </c:pt>
                <c:pt idx="119">
                  <c:v>131.0983226</c:v>
                </c:pt>
                <c:pt idx="120">
                  <c:v>131.0287742</c:v>
                </c:pt>
                <c:pt idx="121">
                  <c:v>130.9592258</c:v>
                </c:pt>
                <c:pt idx="122">
                  <c:v>130.8896774</c:v>
                </c:pt>
                <c:pt idx="123">
                  <c:v>130.8295333</c:v>
                </c:pt>
                <c:pt idx="124">
                  <c:v>130.7929</c:v>
                </c:pt>
                <c:pt idx="125">
                  <c:v>130.7562667</c:v>
                </c:pt>
                <c:pt idx="126">
                  <c:v>130.7196333</c:v>
                </c:pt>
                <c:pt idx="127">
                  <c:v>130.683</c:v>
                </c:pt>
                <c:pt idx="128">
                  <c:v>130.7012903</c:v>
                </c:pt>
                <c:pt idx="129">
                  <c:v>130.7195805999997</c:v>
                </c:pt>
                <c:pt idx="130">
                  <c:v>130.737871</c:v>
                </c:pt>
                <c:pt idx="131">
                  <c:v>130.7561613</c:v>
                </c:pt>
                <c:pt idx="132">
                  <c:v>130.7909677</c:v>
                </c:pt>
                <c:pt idx="133">
                  <c:v>130.8381613</c:v>
                </c:pt>
                <c:pt idx="134">
                  <c:v>130.8853548</c:v>
                </c:pt>
                <c:pt idx="135">
                  <c:v>130.9325484</c:v>
                </c:pt>
                <c:pt idx="136">
                  <c:v>130.9776667</c:v>
                </c:pt>
                <c:pt idx="137">
                  <c:v>131.0103333</c:v>
                </c:pt>
                <c:pt idx="138">
                  <c:v>131.043</c:v>
                </c:pt>
                <c:pt idx="139">
                  <c:v>131.0756667</c:v>
                </c:pt>
                <c:pt idx="140">
                  <c:v>131.1083333</c:v>
                </c:pt>
                <c:pt idx="141">
                  <c:v>131.1499677</c:v>
                </c:pt>
                <c:pt idx="142">
                  <c:v>131.1930968</c:v>
                </c:pt>
                <c:pt idx="143">
                  <c:v>131.2362258</c:v>
                </c:pt>
                <c:pt idx="144">
                  <c:v>131.2793547999999</c:v>
                </c:pt>
                <c:pt idx="145">
                  <c:v>131.3258</c:v>
                </c:pt>
                <c:pt idx="146">
                  <c:v>131.3766667</c:v>
                </c:pt>
                <c:pt idx="147">
                  <c:v>131.4275333</c:v>
                </c:pt>
                <c:pt idx="148">
                  <c:v>131.4784</c:v>
                </c:pt>
                <c:pt idx="149">
                  <c:v>131.537</c:v>
                </c:pt>
                <c:pt idx="150">
                  <c:v>131.642</c:v>
                </c:pt>
                <c:pt idx="151">
                  <c:v>131.747</c:v>
                </c:pt>
                <c:pt idx="152">
                  <c:v>131.852</c:v>
                </c:pt>
                <c:pt idx="153">
                  <c:v>131.957</c:v>
                </c:pt>
                <c:pt idx="154">
                  <c:v>132.030871</c:v>
                </c:pt>
                <c:pt idx="155">
                  <c:v>132.0922903</c:v>
                </c:pt>
                <c:pt idx="156">
                  <c:v>132.1537097</c:v>
                </c:pt>
                <c:pt idx="157">
                  <c:v>132.215129</c:v>
                </c:pt>
                <c:pt idx="158">
                  <c:v>132.2725714</c:v>
                </c:pt>
                <c:pt idx="159">
                  <c:v>132.3200714</c:v>
                </c:pt>
                <c:pt idx="160">
                  <c:v>132.3675714</c:v>
                </c:pt>
                <c:pt idx="161">
                  <c:v>132.4150714</c:v>
                </c:pt>
                <c:pt idx="162">
                  <c:v>132.4668065</c:v>
                </c:pt>
                <c:pt idx="163">
                  <c:v>132.529129</c:v>
                </c:pt>
                <c:pt idx="164">
                  <c:v>132.5914516</c:v>
                </c:pt>
                <c:pt idx="165">
                  <c:v>132.6537742</c:v>
                </c:pt>
                <c:pt idx="166">
                  <c:v>132.7160968</c:v>
                </c:pt>
                <c:pt idx="167">
                  <c:v>132.7160968</c:v>
                </c:pt>
                <c:pt idx="168">
                  <c:v>132.7160968</c:v>
                </c:pt>
              </c:numCache>
            </c:numRef>
          </c:val>
          <c:smooth val="0"/>
        </c:ser>
        <c:ser>
          <c:idx val="45"/>
          <c:order val="45"/>
          <c:marker>
            <c:symbol val="none"/>
          </c:marker>
          <c:cat>
            <c:numRef>
              <c:f>CPI!$A$2:$A$170</c:f>
              <c:numCache>
                <c:formatCode>m/d/yy</c:formatCode>
                <c:ptCount val="169"/>
                <c:pt idx="0">
                  <c:v>38752.0</c:v>
                </c:pt>
                <c:pt idx="1">
                  <c:v>38759.0</c:v>
                </c:pt>
                <c:pt idx="2">
                  <c:v>38766.0</c:v>
                </c:pt>
                <c:pt idx="3">
                  <c:v>38773.0</c:v>
                </c:pt>
                <c:pt idx="4">
                  <c:v>38780.0</c:v>
                </c:pt>
                <c:pt idx="5">
                  <c:v>38787.0</c:v>
                </c:pt>
                <c:pt idx="6">
                  <c:v>38794.0</c:v>
                </c:pt>
                <c:pt idx="7">
                  <c:v>38801.0</c:v>
                </c:pt>
                <c:pt idx="8">
                  <c:v>38808.0</c:v>
                </c:pt>
                <c:pt idx="9">
                  <c:v>38815.0</c:v>
                </c:pt>
                <c:pt idx="10">
                  <c:v>38822.0</c:v>
                </c:pt>
                <c:pt idx="11">
                  <c:v>38829.0</c:v>
                </c:pt>
                <c:pt idx="12">
                  <c:v>38836.0</c:v>
                </c:pt>
                <c:pt idx="13">
                  <c:v>38843.0</c:v>
                </c:pt>
                <c:pt idx="14">
                  <c:v>38850.0</c:v>
                </c:pt>
                <c:pt idx="15">
                  <c:v>38857.0</c:v>
                </c:pt>
                <c:pt idx="16">
                  <c:v>38864.0</c:v>
                </c:pt>
                <c:pt idx="17">
                  <c:v>38871.0</c:v>
                </c:pt>
                <c:pt idx="18">
                  <c:v>38878.0</c:v>
                </c:pt>
                <c:pt idx="19">
                  <c:v>38885.0</c:v>
                </c:pt>
                <c:pt idx="20">
                  <c:v>38892.0</c:v>
                </c:pt>
                <c:pt idx="21">
                  <c:v>38899.0</c:v>
                </c:pt>
                <c:pt idx="22">
                  <c:v>38906.0</c:v>
                </c:pt>
                <c:pt idx="23">
                  <c:v>38913.0</c:v>
                </c:pt>
                <c:pt idx="24">
                  <c:v>38920.0</c:v>
                </c:pt>
                <c:pt idx="25">
                  <c:v>38927.0</c:v>
                </c:pt>
                <c:pt idx="26">
                  <c:v>38934.0</c:v>
                </c:pt>
                <c:pt idx="27">
                  <c:v>38941.0</c:v>
                </c:pt>
                <c:pt idx="28">
                  <c:v>38948.0</c:v>
                </c:pt>
                <c:pt idx="29">
                  <c:v>38955.0</c:v>
                </c:pt>
                <c:pt idx="30">
                  <c:v>38962.0</c:v>
                </c:pt>
                <c:pt idx="31">
                  <c:v>38969.0</c:v>
                </c:pt>
                <c:pt idx="32">
                  <c:v>38976.0</c:v>
                </c:pt>
                <c:pt idx="33">
                  <c:v>38983.0</c:v>
                </c:pt>
                <c:pt idx="34">
                  <c:v>38990.0</c:v>
                </c:pt>
                <c:pt idx="35">
                  <c:v>38997.0</c:v>
                </c:pt>
                <c:pt idx="36">
                  <c:v>39004.0</c:v>
                </c:pt>
                <c:pt idx="37">
                  <c:v>39011.0</c:v>
                </c:pt>
                <c:pt idx="38">
                  <c:v>39018.0</c:v>
                </c:pt>
                <c:pt idx="39">
                  <c:v>39025.0</c:v>
                </c:pt>
                <c:pt idx="40">
                  <c:v>39032.0</c:v>
                </c:pt>
                <c:pt idx="41">
                  <c:v>39039.0</c:v>
                </c:pt>
                <c:pt idx="42">
                  <c:v>39046.0</c:v>
                </c:pt>
                <c:pt idx="43">
                  <c:v>39053.0</c:v>
                </c:pt>
                <c:pt idx="44">
                  <c:v>39060.0</c:v>
                </c:pt>
                <c:pt idx="45">
                  <c:v>39067.0</c:v>
                </c:pt>
                <c:pt idx="46">
                  <c:v>39074.0</c:v>
                </c:pt>
                <c:pt idx="47">
                  <c:v>39081.0</c:v>
                </c:pt>
                <c:pt idx="48">
                  <c:v>39088.0</c:v>
                </c:pt>
                <c:pt idx="49">
                  <c:v>39095.0</c:v>
                </c:pt>
                <c:pt idx="50">
                  <c:v>39102.0</c:v>
                </c:pt>
                <c:pt idx="51">
                  <c:v>39109.0</c:v>
                </c:pt>
                <c:pt idx="52">
                  <c:v>39116.0</c:v>
                </c:pt>
                <c:pt idx="53">
                  <c:v>39123.0</c:v>
                </c:pt>
                <c:pt idx="54">
                  <c:v>39130.0</c:v>
                </c:pt>
                <c:pt idx="55">
                  <c:v>39137.0</c:v>
                </c:pt>
                <c:pt idx="56">
                  <c:v>39144.0</c:v>
                </c:pt>
                <c:pt idx="57">
                  <c:v>39151.0</c:v>
                </c:pt>
                <c:pt idx="58">
                  <c:v>39158.0</c:v>
                </c:pt>
                <c:pt idx="59">
                  <c:v>39165.0</c:v>
                </c:pt>
                <c:pt idx="60">
                  <c:v>39172.0</c:v>
                </c:pt>
                <c:pt idx="61">
                  <c:v>39179.0</c:v>
                </c:pt>
                <c:pt idx="62">
                  <c:v>39186.0</c:v>
                </c:pt>
                <c:pt idx="63">
                  <c:v>39193.0</c:v>
                </c:pt>
                <c:pt idx="64">
                  <c:v>39200.0</c:v>
                </c:pt>
                <c:pt idx="65">
                  <c:v>39207.0</c:v>
                </c:pt>
                <c:pt idx="66">
                  <c:v>39214.0</c:v>
                </c:pt>
                <c:pt idx="67">
                  <c:v>39221.0</c:v>
                </c:pt>
                <c:pt idx="68">
                  <c:v>39228.0</c:v>
                </c:pt>
                <c:pt idx="69">
                  <c:v>39235.0</c:v>
                </c:pt>
                <c:pt idx="70">
                  <c:v>39242.0</c:v>
                </c:pt>
                <c:pt idx="71">
                  <c:v>39249.0</c:v>
                </c:pt>
                <c:pt idx="72">
                  <c:v>39256.0</c:v>
                </c:pt>
                <c:pt idx="73">
                  <c:v>39263.0</c:v>
                </c:pt>
                <c:pt idx="74">
                  <c:v>39270.0</c:v>
                </c:pt>
                <c:pt idx="75">
                  <c:v>39277.0</c:v>
                </c:pt>
                <c:pt idx="76">
                  <c:v>39284.0</c:v>
                </c:pt>
                <c:pt idx="77">
                  <c:v>39291.0</c:v>
                </c:pt>
                <c:pt idx="78">
                  <c:v>39298.0</c:v>
                </c:pt>
                <c:pt idx="79">
                  <c:v>39305.0</c:v>
                </c:pt>
                <c:pt idx="80">
                  <c:v>39312.0</c:v>
                </c:pt>
                <c:pt idx="81">
                  <c:v>39319.0</c:v>
                </c:pt>
                <c:pt idx="82">
                  <c:v>39326.0</c:v>
                </c:pt>
                <c:pt idx="83">
                  <c:v>39333.0</c:v>
                </c:pt>
                <c:pt idx="84">
                  <c:v>39340.0</c:v>
                </c:pt>
                <c:pt idx="85">
                  <c:v>39347.0</c:v>
                </c:pt>
                <c:pt idx="86">
                  <c:v>39354.0</c:v>
                </c:pt>
                <c:pt idx="87">
                  <c:v>39361.0</c:v>
                </c:pt>
                <c:pt idx="88">
                  <c:v>39368.0</c:v>
                </c:pt>
                <c:pt idx="89">
                  <c:v>39375.0</c:v>
                </c:pt>
                <c:pt idx="90">
                  <c:v>39382.0</c:v>
                </c:pt>
                <c:pt idx="91">
                  <c:v>39389.0</c:v>
                </c:pt>
                <c:pt idx="92">
                  <c:v>39396.0</c:v>
                </c:pt>
                <c:pt idx="93">
                  <c:v>39403.0</c:v>
                </c:pt>
                <c:pt idx="94">
                  <c:v>39410.0</c:v>
                </c:pt>
                <c:pt idx="95">
                  <c:v>39417.0</c:v>
                </c:pt>
                <c:pt idx="96">
                  <c:v>39424.0</c:v>
                </c:pt>
                <c:pt idx="97">
                  <c:v>39431.0</c:v>
                </c:pt>
                <c:pt idx="98">
                  <c:v>39438.0</c:v>
                </c:pt>
                <c:pt idx="99">
                  <c:v>39445.0</c:v>
                </c:pt>
                <c:pt idx="100">
                  <c:v>39452.0</c:v>
                </c:pt>
                <c:pt idx="101">
                  <c:v>39459.0</c:v>
                </c:pt>
                <c:pt idx="102">
                  <c:v>39466.0</c:v>
                </c:pt>
                <c:pt idx="103">
                  <c:v>39473.0</c:v>
                </c:pt>
                <c:pt idx="104">
                  <c:v>39480.0</c:v>
                </c:pt>
                <c:pt idx="105">
                  <c:v>39487.0</c:v>
                </c:pt>
                <c:pt idx="106">
                  <c:v>39494.0</c:v>
                </c:pt>
                <c:pt idx="107">
                  <c:v>39501.0</c:v>
                </c:pt>
                <c:pt idx="108">
                  <c:v>39508.0</c:v>
                </c:pt>
                <c:pt idx="109">
                  <c:v>39515.0</c:v>
                </c:pt>
                <c:pt idx="110">
                  <c:v>39522.0</c:v>
                </c:pt>
                <c:pt idx="111">
                  <c:v>39529.0</c:v>
                </c:pt>
                <c:pt idx="112">
                  <c:v>39536.0</c:v>
                </c:pt>
                <c:pt idx="113">
                  <c:v>39543.0</c:v>
                </c:pt>
                <c:pt idx="114">
                  <c:v>39550.0</c:v>
                </c:pt>
                <c:pt idx="115">
                  <c:v>39557.0</c:v>
                </c:pt>
                <c:pt idx="116">
                  <c:v>39564.0</c:v>
                </c:pt>
                <c:pt idx="117">
                  <c:v>39571.0</c:v>
                </c:pt>
                <c:pt idx="118">
                  <c:v>39578.0</c:v>
                </c:pt>
                <c:pt idx="119">
                  <c:v>39585.0</c:v>
                </c:pt>
                <c:pt idx="120">
                  <c:v>39592.0</c:v>
                </c:pt>
                <c:pt idx="121">
                  <c:v>39599.0</c:v>
                </c:pt>
                <c:pt idx="122">
                  <c:v>39606.0</c:v>
                </c:pt>
                <c:pt idx="123">
                  <c:v>39613.0</c:v>
                </c:pt>
                <c:pt idx="124">
                  <c:v>39620.0</c:v>
                </c:pt>
                <c:pt idx="125">
                  <c:v>39627.0</c:v>
                </c:pt>
                <c:pt idx="126">
                  <c:v>39634.0</c:v>
                </c:pt>
                <c:pt idx="127">
                  <c:v>39641.0</c:v>
                </c:pt>
                <c:pt idx="128">
                  <c:v>39648.0</c:v>
                </c:pt>
                <c:pt idx="129">
                  <c:v>39655.0</c:v>
                </c:pt>
                <c:pt idx="130">
                  <c:v>39662.0</c:v>
                </c:pt>
                <c:pt idx="131">
                  <c:v>39669.0</c:v>
                </c:pt>
                <c:pt idx="132">
                  <c:v>39676.0</c:v>
                </c:pt>
                <c:pt idx="133">
                  <c:v>39683.0</c:v>
                </c:pt>
                <c:pt idx="134">
                  <c:v>39690.0</c:v>
                </c:pt>
                <c:pt idx="135">
                  <c:v>39697.0</c:v>
                </c:pt>
                <c:pt idx="136">
                  <c:v>39704.0</c:v>
                </c:pt>
                <c:pt idx="137">
                  <c:v>39711.0</c:v>
                </c:pt>
                <c:pt idx="138">
                  <c:v>39718.0</c:v>
                </c:pt>
                <c:pt idx="139">
                  <c:v>39725.0</c:v>
                </c:pt>
                <c:pt idx="140">
                  <c:v>39732.0</c:v>
                </c:pt>
                <c:pt idx="141">
                  <c:v>39739.0</c:v>
                </c:pt>
                <c:pt idx="142">
                  <c:v>39746.0</c:v>
                </c:pt>
                <c:pt idx="143">
                  <c:v>39753.0</c:v>
                </c:pt>
                <c:pt idx="144">
                  <c:v>39760.0</c:v>
                </c:pt>
                <c:pt idx="145">
                  <c:v>39767.0</c:v>
                </c:pt>
                <c:pt idx="146">
                  <c:v>39774.0</c:v>
                </c:pt>
                <c:pt idx="147">
                  <c:v>39781.0</c:v>
                </c:pt>
                <c:pt idx="148">
                  <c:v>39788.0</c:v>
                </c:pt>
                <c:pt idx="149">
                  <c:v>39795.0</c:v>
                </c:pt>
                <c:pt idx="150">
                  <c:v>39802.0</c:v>
                </c:pt>
                <c:pt idx="151">
                  <c:v>39809.0</c:v>
                </c:pt>
                <c:pt idx="152">
                  <c:v>39816.0</c:v>
                </c:pt>
                <c:pt idx="153">
                  <c:v>39823.0</c:v>
                </c:pt>
                <c:pt idx="154">
                  <c:v>39830.0</c:v>
                </c:pt>
                <c:pt idx="155">
                  <c:v>39837.0</c:v>
                </c:pt>
                <c:pt idx="156">
                  <c:v>39844.0</c:v>
                </c:pt>
                <c:pt idx="157">
                  <c:v>39851.0</c:v>
                </c:pt>
                <c:pt idx="158">
                  <c:v>39858.0</c:v>
                </c:pt>
                <c:pt idx="159">
                  <c:v>39865.0</c:v>
                </c:pt>
                <c:pt idx="160">
                  <c:v>39872.0</c:v>
                </c:pt>
                <c:pt idx="161">
                  <c:v>39879.0</c:v>
                </c:pt>
                <c:pt idx="162">
                  <c:v>39886.0</c:v>
                </c:pt>
                <c:pt idx="163">
                  <c:v>39893.0</c:v>
                </c:pt>
                <c:pt idx="164">
                  <c:v>39900.0</c:v>
                </c:pt>
                <c:pt idx="165">
                  <c:v>39907.0</c:v>
                </c:pt>
                <c:pt idx="166">
                  <c:v>39914.0</c:v>
                </c:pt>
                <c:pt idx="167">
                  <c:v>39921.0</c:v>
                </c:pt>
                <c:pt idx="168">
                  <c:v>39928.0</c:v>
                </c:pt>
              </c:numCache>
            </c:numRef>
          </c:cat>
          <c:val>
            <c:numRef>
              <c:f>CPI!$AU$2:$AU$170</c:f>
              <c:numCache>
                <c:formatCode>General</c:formatCode>
                <c:ptCount val="169"/>
                <c:pt idx="0">
                  <c:v>181.8711898</c:v>
                </c:pt>
                <c:pt idx="1">
                  <c:v>181.982317</c:v>
                </c:pt>
                <c:pt idx="2">
                  <c:v>182.0347816</c:v>
                </c:pt>
                <c:pt idx="3">
                  <c:v>182.0774691</c:v>
                </c:pt>
                <c:pt idx="4">
                  <c:v>182.1201566</c:v>
                </c:pt>
                <c:pt idx="5">
                  <c:v>182.1628441</c:v>
                </c:pt>
                <c:pt idx="6">
                  <c:v>182.0779857</c:v>
                </c:pt>
                <c:pt idx="7">
                  <c:v>181.9718697</c:v>
                </c:pt>
                <c:pt idx="8">
                  <c:v>181.8657537</c:v>
                </c:pt>
                <c:pt idx="9">
                  <c:v>181.7596377</c:v>
                </c:pt>
                <c:pt idx="10">
                  <c:v>181.6924769</c:v>
                </c:pt>
                <c:pt idx="11">
                  <c:v>181.6772564</c:v>
                </c:pt>
                <c:pt idx="12">
                  <c:v>181.6620359</c:v>
                </c:pt>
                <c:pt idx="13">
                  <c:v>181.6468154</c:v>
                </c:pt>
                <c:pt idx="14">
                  <c:v>181.6612792</c:v>
                </c:pt>
                <c:pt idx="15">
                  <c:v>181.8538486</c:v>
                </c:pt>
                <c:pt idx="16">
                  <c:v>182.0464181</c:v>
                </c:pt>
                <c:pt idx="17">
                  <c:v>182.2389876</c:v>
                </c:pt>
                <c:pt idx="18">
                  <c:v>182.4315571</c:v>
                </c:pt>
                <c:pt idx="19">
                  <c:v>182.4424199</c:v>
                </c:pt>
                <c:pt idx="20">
                  <c:v>182.3806</c:v>
                </c:pt>
                <c:pt idx="21">
                  <c:v>182.3187801</c:v>
                </c:pt>
                <c:pt idx="22">
                  <c:v>182.2569603</c:v>
                </c:pt>
                <c:pt idx="23">
                  <c:v>182.2604411</c:v>
                </c:pt>
                <c:pt idx="24">
                  <c:v>182.3509895</c:v>
                </c:pt>
                <c:pt idx="25">
                  <c:v>182.4415378</c:v>
                </c:pt>
                <c:pt idx="26">
                  <c:v>182.5320862</c:v>
                </c:pt>
                <c:pt idx="27">
                  <c:v>182.6226346</c:v>
                </c:pt>
                <c:pt idx="28">
                  <c:v>182.6165205</c:v>
                </c:pt>
                <c:pt idx="29">
                  <c:v>182.6104063</c:v>
                </c:pt>
                <c:pt idx="30">
                  <c:v>182.6042922</c:v>
                </c:pt>
                <c:pt idx="31">
                  <c:v>182.598178</c:v>
                </c:pt>
                <c:pt idx="32">
                  <c:v>182.622509</c:v>
                </c:pt>
                <c:pt idx="33">
                  <c:v>182.6696736999997</c:v>
                </c:pt>
                <c:pt idx="34">
                  <c:v>182.7168385</c:v>
                </c:pt>
                <c:pt idx="35">
                  <c:v>182.7640032</c:v>
                </c:pt>
                <c:pt idx="36">
                  <c:v>182.8106203</c:v>
                </c:pt>
                <c:pt idx="37">
                  <c:v>182.8558685</c:v>
                </c:pt>
                <c:pt idx="38">
                  <c:v>182.9011166</c:v>
                </c:pt>
                <c:pt idx="39">
                  <c:v>182.9463648</c:v>
                </c:pt>
                <c:pt idx="40">
                  <c:v>182.9916129</c:v>
                </c:pt>
                <c:pt idx="41">
                  <c:v>182.8989385</c:v>
                </c:pt>
                <c:pt idx="42">
                  <c:v>182.7832769</c:v>
                </c:pt>
                <c:pt idx="43">
                  <c:v>182.6676154</c:v>
                </c:pt>
                <c:pt idx="44">
                  <c:v>182.5519538</c:v>
                </c:pt>
                <c:pt idx="45">
                  <c:v>182.517732</c:v>
                </c:pt>
                <c:pt idx="46">
                  <c:v>182.54459</c:v>
                </c:pt>
                <c:pt idx="47">
                  <c:v>182.5714479</c:v>
                </c:pt>
                <c:pt idx="48">
                  <c:v>182.5983058</c:v>
                </c:pt>
                <c:pt idx="49">
                  <c:v>182.6585782</c:v>
                </c:pt>
                <c:pt idx="50">
                  <c:v>182.9193368</c:v>
                </c:pt>
                <c:pt idx="51">
                  <c:v>183.1800955</c:v>
                </c:pt>
                <c:pt idx="52">
                  <c:v>183.4408542</c:v>
                </c:pt>
                <c:pt idx="53">
                  <c:v>183.7016129</c:v>
                </c:pt>
                <c:pt idx="54">
                  <c:v>183.9371353</c:v>
                </c:pt>
                <c:pt idx="55">
                  <c:v>184.1625632</c:v>
                </c:pt>
                <c:pt idx="56">
                  <c:v>184.3879911</c:v>
                </c:pt>
                <c:pt idx="57">
                  <c:v>184.613419</c:v>
                </c:pt>
                <c:pt idx="58">
                  <c:v>184.809719</c:v>
                </c:pt>
                <c:pt idx="59">
                  <c:v>184.9943679</c:v>
                </c:pt>
                <c:pt idx="60">
                  <c:v>185.1790167</c:v>
                </c:pt>
                <c:pt idx="61">
                  <c:v>185.3636656</c:v>
                </c:pt>
                <c:pt idx="62">
                  <c:v>185.5339821</c:v>
                </c:pt>
                <c:pt idx="63">
                  <c:v>185.6684673</c:v>
                </c:pt>
                <c:pt idx="64">
                  <c:v>185.8029526</c:v>
                </c:pt>
                <c:pt idx="65">
                  <c:v>185.9374378</c:v>
                </c:pt>
                <c:pt idx="66">
                  <c:v>186.0719231</c:v>
                </c:pt>
                <c:pt idx="67">
                  <c:v>185.9661154</c:v>
                </c:pt>
                <c:pt idx="68">
                  <c:v>185.8603077</c:v>
                </c:pt>
                <c:pt idx="69">
                  <c:v>185.7545</c:v>
                </c:pt>
                <c:pt idx="70">
                  <c:v>185.6486923</c:v>
                </c:pt>
                <c:pt idx="71">
                  <c:v>185.6719333</c:v>
                </c:pt>
                <c:pt idx="72">
                  <c:v>185.7919609</c:v>
                </c:pt>
                <c:pt idx="73">
                  <c:v>185.9119885</c:v>
                </c:pt>
                <c:pt idx="74">
                  <c:v>186.032016</c:v>
                </c:pt>
                <c:pt idx="75">
                  <c:v>186.1399808</c:v>
                </c:pt>
                <c:pt idx="76">
                  <c:v>186.2177885</c:v>
                </c:pt>
                <c:pt idx="77">
                  <c:v>186.2955962</c:v>
                </c:pt>
                <c:pt idx="78">
                  <c:v>186.3734038</c:v>
                </c:pt>
                <c:pt idx="79">
                  <c:v>186.4512115</c:v>
                </c:pt>
                <c:pt idx="80">
                  <c:v>186.5093071</c:v>
                </c:pt>
                <c:pt idx="81">
                  <c:v>186.5641172</c:v>
                </c:pt>
                <c:pt idx="82">
                  <c:v>186.6189274</c:v>
                </c:pt>
                <c:pt idx="83">
                  <c:v>186.6737376</c:v>
                </c:pt>
                <c:pt idx="84">
                  <c:v>186.8024</c:v>
                </c:pt>
                <c:pt idx="85">
                  <c:v>187.0295321</c:v>
                </c:pt>
                <c:pt idx="86">
                  <c:v>187.2566641</c:v>
                </c:pt>
                <c:pt idx="87">
                  <c:v>187.4837962</c:v>
                </c:pt>
                <c:pt idx="88">
                  <c:v>187.6917481</c:v>
                </c:pt>
                <c:pt idx="89">
                  <c:v>187.7846197</c:v>
                </c:pt>
                <c:pt idx="90">
                  <c:v>187.8774913</c:v>
                </c:pt>
                <c:pt idx="91">
                  <c:v>187.9703629</c:v>
                </c:pt>
                <c:pt idx="92">
                  <c:v>188.0632345</c:v>
                </c:pt>
                <c:pt idx="93">
                  <c:v>188.1983654</c:v>
                </c:pt>
                <c:pt idx="94">
                  <c:v>188.3504</c:v>
                </c:pt>
                <c:pt idx="95">
                  <c:v>188.5024346</c:v>
                </c:pt>
                <c:pt idx="96">
                  <c:v>188.6544692</c:v>
                </c:pt>
                <c:pt idx="97">
                  <c:v>188.7979349</c:v>
                </c:pt>
                <c:pt idx="98">
                  <c:v>188.9299752</c:v>
                </c:pt>
                <c:pt idx="99">
                  <c:v>189.0620155</c:v>
                </c:pt>
                <c:pt idx="100">
                  <c:v>189.1940558</c:v>
                </c:pt>
                <c:pt idx="101">
                  <c:v>189.3260962</c:v>
                </c:pt>
                <c:pt idx="102">
                  <c:v>189.4214733</c:v>
                </c:pt>
                <c:pt idx="103">
                  <c:v>189.5168505</c:v>
                </c:pt>
                <c:pt idx="104">
                  <c:v>189.6122277</c:v>
                </c:pt>
                <c:pt idx="105">
                  <c:v>189.7076048</c:v>
                </c:pt>
                <c:pt idx="106">
                  <c:v>189.8424834</c:v>
                </c:pt>
                <c:pt idx="107">
                  <c:v>190.0069881</c:v>
                </c:pt>
                <c:pt idx="108">
                  <c:v>190.1714927</c:v>
                </c:pt>
                <c:pt idx="109">
                  <c:v>190.3359973</c:v>
                </c:pt>
                <c:pt idx="110">
                  <c:v>190.4618964</c:v>
                </c:pt>
                <c:pt idx="111">
                  <c:v>190.5363213</c:v>
                </c:pt>
                <c:pt idx="112">
                  <c:v>190.6107463</c:v>
                </c:pt>
                <c:pt idx="113">
                  <c:v>190.6851712</c:v>
                </c:pt>
                <c:pt idx="114">
                  <c:v>190.7595962</c:v>
                </c:pt>
                <c:pt idx="115">
                  <c:v>190.8138013</c:v>
                </c:pt>
                <c:pt idx="116">
                  <c:v>190.8680064</c:v>
                </c:pt>
                <c:pt idx="117">
                  <c:v>190.9222115</c:v>
                </c:pt>
                <c:pt idx="118">
                  <c:v>190.9764167</c:v>
                </c:pt>
                <c:pt idx="119">
                  <c:v>190.9964479</c:v>
                </c:pt>
                <c:pt idx="120">
                  <c:v>191.0028096</c:v>
                </c:pt>
                <c:pt idx="121">
                  <c:v>191.0091712</c:v>
                </c:pt>
                <c:pt idx="122">
                  <c:v>191.0155329</c:v>
                </c:pt>
                <c:pt idx="123">
                  <c:v>191.0299731</c:v>
                </c:pt>
                <c:pt idx="124">
                  <c:v>191.0646096</c:v>
                </c:pt>
                <c:pt idx="125">
                  <c:v>191.0992462</c:v>
                </c:pt>
                <c:pt idx="126">
                  <c:v>191.1338827</c:v>
                </c:pt>
                <c:pt idx="127">
                  <c:v>191.1685192</c:v>
                </c:pt>
                <c:pt idx="128">
                  <c:v>191.1670428</c:v>
                </c:pt>
                <c:pt idx="129">
                  <c:v>191.1655664</c:v>
                </c:pt>
                <c:pt idx="130">
                  <c:v>191.16409</c:v>
                </c:pt>
                <c:pt idx="131">
                  <c:v>191.1626135</c:v>
                </c:pt>
                <c:pt idx="132">
                  <c:v>191.2284919</c:v>
                </c:pt>
                <c:pt idx="133">
                  <c:v>191.3448865</c:v>
                </c:pt>
                <c:pt idx="134">
                  <c:v>191.461281</c:v>
                </c:pt>
                <c:pt idx="135">
                  <c:v>191.5776756</c:v>
                </c:pt>
                <c:pt idx="136">
                  <c:v>191.69985</c:v>
                </c:pt>
                <c:pt idx="137">
                  <c:v>191.8567038</c:v>
                </c:pt>
                <c:pt idx="138">
                  <c:v>192.0135577</c:v>
                </c:pt>
                <c:pt idx="139">
                  <c:v>192.1704115</c:v>
                </c:pt>
                <c:pt idx="140">
                  <c:v>192.3272654</c:v>
                </c:pt>
                <c:pt idx="141">
                  <c:v>192.3308542</c:v>
                </c:pt>
                <c:pt idx="142">
                  <c:v>192.3088989</c:v>
                </c:pt>
                <c:pt idx="143">
                  <c:v>192.2869435</c:v>
                </c:pt>
                <c:pt idx="144">
                  <c:v>192.2649882</c:v>
                </c:pt>
                <c:pt idx="145">
                  <c:v>192.2616192</c:v>
                </c:pt>
                <c:pt idx="146">
                  <c:v>192.2830321</c:v>
                </c:pt>
                <c:pt idx="147">
                  <c:v>192.3044449</c:v>
                </c:pt>
                <c:pt idx="148">
                  <c:v>192.3258577</c:v>
                </c:pt>
                <c:pt idx="149">
                  <c:v>192.3585484</c:v>
                </c:pt>
                <c:pt idx="150">
                  <c:v>192.4589063</c:v>
                </c:pt>
                <c:pt idx="151">
                  <c:v>192.5592643</c:v>
                </c:pt>
                <c:pt idx="152">
                  <c:v>192.6596222</c:v>
                </c:pt>
                <c:pt idx="153">
                  <c:v>192.7599801</c:v>
                </c:pt>
                <c:pt idx="154">
                  <c:v>192.8095068</c:v>
                </c:pt>
                <c:pt idx="155">
                  <c:v>192.838701</c:v>
                </c:pt>
                <c:pt idx="156">
                  <c:v>192.8678952</c:v>
                </c:pt>
                <c:pt idx="157">
                  <c:v>192.8970893</c:v>
                </c:pt>
                <c:pt idx="158">
                  <c:v>192.9434712</c:v>
                </c:pt>
                <c:pt idx="159">
                  <c:v>193.0328221</c:v>
                </c:pt>
                <c:pt idx="160">
                  <c:v>193.1221731</c:v>
                </c:pt>
                <c:pt idx="161">
                  <c:v>193.211524</c:v>
                </c:pt>
                <c:pt idx="162">
                  <c:v>193.2962767</c:v>
                </c:pt>
                <c:pt idx="163">
                  <c:v>193.3695335</c:v>
                </c:pt>
                <c:pt idx="164">
                  <c:v>193.4427903</c:v>
                </c:pt>
                <c:pt idx="165">
                  <c:v>193.5160471</c:v>
                </c:pt>
                <c:pt idx="166">
                  <c:v>193.589304</c:v>
                </c:pt>
                <c:pt idx="167">
                  <c:v>193.589304</c:v>
                </c:pt>
                <c:pt idx="168">
                  <c:v>193.589304</c:v>
                </c:pt>
              </c:numCache>
            </c:numRef>
          </c:val>
          <c:smooth val="0"/>
        </c:ser>
        <c:dLbls>
          <c:showLegendKey val="0"/>
          <c:showVal val="0"/>
          <c:showCatName val="0"/>
          <c:showSerName val="0"/>
          <c:showPercent val="0"/>
          <c:showBubbleSize val="0"/>
        </c:dLbls>
        <c:marker val="1"/>
        <c:smooth val="0"/>
        <c:axId val="2078339000"/>
        <c:axId val="2078336312"/>
      </c:lineChart>
      <c:dateAx>
        <c:axId val="2078339000"/>
        <c:scaling>
          <c:orientation val="minMax"/>
        </c:scaling>
        <c:delete val="0"/>
        <c:axPos val="b"/>
        <c:numFmt formatCode="m/d/yy" sourceLinked="1"/>
        <c:majorTickMark val="out"/>
        <c:minorTickMark val="none"/>
        <c:tickLblPos val="nextTo"/>
        <c:crossAx val="2078336312"/>
        <c:crosses val="autoZero"/>
        <c:auto val="1"/>
        <c:lblOffset val="100"/>
        <c:baseTimeUnit val="days"/>
      </c:dateAx>
      <c:valAx>
        <c:axId val="2078336312"/>
        <c:scaling>
          <c:orientation val="minMax"/>
          <c:min val="120.0"/>
        </c:scaling>
        <c:delete val="0"/>
        <c:axPos val="l"/>
        <c:majorGridlines/>
        <c:numFmt formatCode="General" sourceLinked="1"/>
        <c:majorTickMark val="out"/>
        <c:minorTickMark val="none"/>
        <c:tickLblPos val="nextTo"/>
        <c:crossAx val="207833900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40C0A-7721-9449-9CAE-6156D5E7B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3453</Words>
  <Characters>19687</Characters>
  <Application>Microsoft Macintosh Word</Application>
  <DocSecurity>0</DocSecurity>
  <Lines>164</Lines>
  <Paragraphs>46</Paragraphs>
  <ScaleCrop>false</ScaleCrop>
  <Company/>
  <LinksUpToDate>false</LinksUpToDate>
  <CharactersWithSpaces>23094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 final report.docx</dc:title>
  <dc:creator>Ye Fan</dc:creator>
  <cp:lastModifiedBy>xiaoyao yang</cp:lastModifiedBy>
  <cp:revision>4</cp:revision>
  <dcterms:created xsi:type="dcterms:W3CDTF">2014-05-13T03:17:00Z</dcterms:created>
  <dcterms:modified xsi:type="dcterms:W3CDTF">2014-05-13T03:25:00Z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